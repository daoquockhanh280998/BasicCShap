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1700" w:type="dxa"/>
        <w:tblInd w:w="-972" w:type="dxa"/>
        <w:tblLayout w:type="fixed"/>
        <w:tblLook w:val="04A0" w:firstRow="1" w:lastRow="0" w:firstColumn="1" w:lastColumn="0" w:noHBand="0" w:noVBand="1"/>
      </w:tblPr>
      <w:tblGrid>
        <w:gridCol w:w="2160"/>
        <w:gridCol w:w="2790"/>
        <w:gridCol w:w="450"/>
        <w:gridCol w:w="6300"/>
      </w:tblGrid>
      <w:tr w:rsidR="004B5BF8" w:rsidRPr="001F6BA3" w:rsidTr="00EE37D5">
        <w:trPr>
          <w:trHeight w:val="180"/>
        </w:trPr>
        <w:tc>
          <w:tcPr>
            <w:tcW w:w="2160" w:type="dxa"/>
          </w:tcPr>
          <w:p w:rsidR="004B5BF8" w:rsidRPr="00B04B42" w:rsidRDefault="00B04B42" w:rsidP="00B04B42">
            <w:pPr>
              <w:rPr>
                <w:rFonts w:ascii="Times New Roman" w:hAnsi="Times New Roman" w:cs="Times New Roman"/>
                <w:sz w:val="36"/>
                <w:szCs w:val="36"/>
              </w:rPr>
            </w:pPr>
            <w:r w:rsidRPr="00B04B42">
              <w:rPr>
                <w:rFonts w:ascii="Times New Roman" w:hAnsi="Times New Roman" w:cs="Times New Roman"/>
                <w:color w:val="333333"/>
                <w:sz w:val="36"/>
                <w:szCs w:val="36"/>
                <w:shd w:val="clear" w:color="auto" w:fill="FFFFFC"/>
              </w:rPr>
              <w:t>trong .Net</w:t>
            </w:r>
            <w:r w:rsidRPr="00B04B42">
              <w:rPr>
                <w:rFonts w:ascii="Times New Roman" w:hAnsi="Times New Roman" w:cs="Times New Roman"/>
                <w:color w:val="333333"/>
                <w:sz w:val="36"/>
                <w:szCs w:val="36"/>
              </w:rPr>
              <w:br/>
            </w:r>
            <w:r w:rsidRPr="00B04B42">
              <w:rPr>
                <w:rFonts w:ascii="Times New Roman" w:hAnsi="Times New Roman" w:cs="Times New Roman"/>
                <w:color w:val="333333"/>
                <w:sz w:val="36"/>
                <w:szCs w:val="36"/>
              </w:rPr>
              <w:br/>
            </w:r>
            <w:r w:rsidRPr="00B04B42">
              <w:rPr>
                <w:rFonts w:ascii="Times New Roman" w:hAnsi="Times New Roman" w:cs="Times New Roman"/>
                <w:color w:val="333333"/>
                <w:sz w:val="36"/>
                <w:szCs w:val="36"/>
              </w:rPr>
              <w:br/>
            </w:r>
          </w:p>
        </w:tc>
        <w:tc>
          <w:tcPr>
            <w:tcW w:w="2790" w:type="dxa"/>
          </w:tcPr>
          <w:p w:rsidR="004B5BF8" w:rsidRPr="00B04B42" w:rsidRDefault="00B04B42" w:rsidP="00B04B42">
            <w:pPr>
              <w:pStyle w:val="ListParagraph"/>
              <w:numPr>
                <w:ilvl w:val="0"/>
                <w:numId w:val="25"/>
              </w:numPr>
              <w:rPr>
                <w:rFonts w:ascii="Times New Roman" w:hAnsi="Times New Roman" w:cs="Times New Roman"/>
                <w:b/>
                <w:sz w:val="28"/>
                <w:szCs w:val="28"/>
              </w:rPr>
            </w:pPr>
            <w:r>
              <w:rPr>
                <w:rFonts w:ascii="Verdana" w:hAnsi="Verdana"/>
                <w:color w:val="333333"/>
                <w:sz w:val="20"/>
                <w:szCs w:val="20"/>
                <w:shd w:val="clear" w:color="auto" w:fill="FFFFFC"/>
              </w:rPr>
              <w:t>\n la newline xuống dòng mới</w:t>
            </w:r>
          </w:p>
          <w:p w:rsidR="00B04B42" w:rsidRPr="00B04B42" w:rsidRDefault="00B04B42" w:rsidP="00B04B42">
            <w:pPr>
              <w:pStyle w:val="ListParagraph"/>
              <w:numPr>
                <w:ilvl w:val="0"/>
                <w:numId w:val="25"/>
              </w:numPr>
              <w:rPr>
                <w:rFonts w:ascii="Times New Roman" w:hAnsi="Times New Roman" w:cs="Times New Roman"/>
                <w:b/>
                <w:sz w:val="28"/>
                <w:szCs w:val="28"/>
              </w:rPr>
            </w:pPr>
            <w:r>
              <w:rPr>
                <w:rFonts w:ascii="Verdana" w:hAnsi="Verdana"/>
                <w:color w:val="333333"/>
                <w:sz w:val="20"/>
                <w:szCs w:val="20"/>
                <w:shd w:val="clear" w:color="auto" w:fill="FFFFFC"/>
              </w:rPr>
              <w:t>\t: giống như tab trên keyboard.</w:t>
            </w:r>
          </w:p>
          <w:p w:rsidR="00B04B42" w:rsidRPr="00B04B42" w:rsidRDefault="00B04B42" w:rsidP="00B04B42">
            <w:pPr>
              <w:pStyle w:val="ListParagraph"/>
              <w:numPr>
                <w:ilvl w:val="0"/>
                <w:numId w:val="25"/>
              </w:numPr>
              <w:rPr>
                <w:rFonts w:ascii="Times New Roman" w:hAnsi="Times New Roman" w:cs="Times New Roman"/>
                <w:b/>
                <w:sz w:val="28"/>
                <w:szCs w:val="28"/>
              </w:rPr>
            </w:pPr>
            <w:r>
              <w:rPr>
                <w:rFonts w:ascii="Verdana" w:hAnsi="Verdana"/>
                <w:color w:val="333333"/>
                <w:sz w:val="20"/>
                <w:szCs w:val="20"/>
                <w:shd w:val="clear" w:color="auto" w:fill="FFFFFC"/>
              </w:rPr>
              <w:t>\r là giống như bạn canh chỉnh column cho thẳng vậy. thẳng trên xuống</w:t>
            </w:r>
          </w:p>
        </w:tc>
        <w:tc>
          <w:tcPr>
            <w:tcW w:w="6750" w:type="dxa"/>
            <w:gridSpan w:val="2"/>
          </w:tcPr>
          <w:p w:rsidR="004B5BF8" w:rsidRPr="001F6BA3" w:rsidRDefault="004B5BF8">
            <w:pPr>
              <w:rPr>
                <w:rFonts w:ascii="Times New Roman" w:hAnsi="Times New Roman" w:cs="Times New Roman"/>
                <w:sz w:val="28"/>
                <w:szCs w:val="28"/>
              </w:rPr>
            </w:pPr>
          </w:p>
        </w:tc>
      </w:tr>
      <w:tr w:rsidR="004B5BF8" w:rsidRPr="001F6BA3" w:rsidTr="00EE37D5">
        <w:trPr>
          <w:trHeight w:val="180"/>
        </w:trPr>
        <w:tc>
          <w:tcPr>
            <w:tcW w:w="2160" w:type="dxa"/>
          </w:tcPr>
          <w:p w:rsidR="004B5BF8" w:rsidRPr="001F6BA3" w:rsidRDefault="00CE21D2">
            <w:pPr>
              <w:rPr>
                <w:rFonts w:ascii="Times New Roman" w:hAnsi="Times New Roman" w:cs="Times New Roman"/>
                <w:sz w:val="28"/>
                <w:szCs w:val="28"/>
              </w:rPr>
            </w:pPr>
            <w:r>
              <w:rPr>
                <w:rFonts w:ascii="Times New Roman" w:hAnsi="Times New Roman" w:cs="Times New Roman"/>
                <w:sz w:val="28"/>
                <w:szCs w:val="28"/>
              </w:rPr>
              <w:t>LinQ</w:t>
            </w:r>
          </w:p>
        </w:tc>
        <w:tc>
          <w:tcPr>
            <w:tcW w:w="2790" w:type="dxa"/>
          </w:tcPr>
          <w:p w:rsidR="004B5BF8" w:rsidRPr="001F6BA3" w:rsidRDefault="00065965">
            <w:pPr>
              <w:rPr>
                <w:rFonts w:ascii="Times New Roman" w:hAnsi="Times New Roman" w:cs="Times New Roman"/>
                <w:sz w:val="28"/>
                <w:szCs w:val="28"/>
              </w:rPr>
            </w:pPr>
            <w:hyperlink r:id="rId6" w:history="1">
              <w:r w:rsidR="00CE21D2">
                <w:rPr>
                  <w:rStyle w:val="Hyperlink"/>
                </w:rPr>
                <w:t>https://toidicodedao.com/2015/03/26/series-c-hay-ho-linq/</w:t>
              </w:r>
            </w:hyperlink>
          </w:p>
        </w:tc>
        <w:tc>
          <w:tcPr>
            <w:tcW w:w="6750" w:type="dxa"/>
            <w:gridSpan w:val="2"/>
          </w:tcPr>
          <w:p w:rsidR="004B5BF8" w:rsidRPr="001F6BA3" w:rsidRDefault="004B5BF8">
            <w:pPr>
              <w:rPr>
                <w:rFonts w:ascii="Times New Roman" w:hAnsi="Times New Roman" w:cs="Times New Roman"/>
                <w:sz w:val="28"/>
                <w:szCs w:val="28"/>
              </w:rPr>
            </w:pPr>
          </w:p>
        </w:tc>
      </w:tr>
      <w:tr w:rsidR="004B5BF8" w:rsidRPr="001F6BA3" w:rsidTr="00EE37D5">
        <w:trPr>
          <w:trHeight w:val="165"/>
        </w:trPr>
        <w:tc>
          <w:tcPr>
            <w:tcW w:w="2160" w:type="dxa"/>
          </w:tcPr>
          <w:p w:rsidR="004B5BF8" w:rsidRPr="001F6BA3" w:rsidRDefault="00E573C2">
            <w:pPr>
              <w:rPr>
                <w:rFonts w:ascii="Times New Roman" w:hAnsi="Times New Roman" w:cs="Times New Roman"/>
                <w:sz w:val="28"/>
                <w:szCs w:val="28"/>
              </w:rPr>
            </w:pPr>
            <w:r>
              <w:rPr>
                <w:rFonts w:ascii="Times New Roman" w:hAnsi="Times New Roman" w:cs="Times New Roman"/>
                <w:sz w:val="28"/>
                <w:szCs w:val="28"/>
              </w:rPr>
              <w:t xml:space="preserve">Var </w:t>
            </w:r>
          </w:p>
        </w:tc>
        <w:tc>
          <w:tcPr>
            <w:tcW w:w="2790" w:type="dxa"/>
          </w:tcPr>
          <w:p w:rsidR="004B5BF8" w:rsidRDefault="00E573C2">
            <w:pPr>
              <w:rPr>
                <w:rFonts w:ascii="Times New Roman" w:hAnsi="Times New Roman" w:cs="Times New Roman"/>
                <w:sz w:val="28"/>
                <w:szCs w:val="28"/>
              </w:rPr>
            </w:pPr>
            <w:r>
              <w:rPr>
                <w:rFonts w:ascii="Times New Roman" w:hAnsi="Times New Roman" w:cs="Times New Roman"/>
                <w:sz w:val="28"/>
                <w:szCs w:val="28"/>
              </w:rPr>
              <w:t>Dùng khai báo biến</w:t>
            </w:r>
            <w:r w:rsidR="00233F41">
              <w:rPr>
                <w:rFonts w:ascii="Times New Roman" w:hAnsi="Times New Roman" w:cs="Times New Roman"/>
                <w:sz w:val="28"/>
                <w:szCs w:val="28"/>
              </w:rPr>
              <w:t xml:space="preserve"> mà k cần quan tâm đến type(kiểu)</w:t>
            </w:r>
          </w:p>
          <w:p w:rsidR="00E45F2D" w:rsidRPr="001F6BA3" w:rsidRDefault="00065965">
            <w:pPr>
              <w:rPr>
                <w:rFonts w:ascii="Times New Roman" w:hAnsi="Times New Roman" w:cs="Times New Roman"/>
                <w:sz w:val="28"/>
                <w:szCs w:val="28"/>
              </w:rPr>
            </w:pPr>
            <w:hyperlink r:id="rId7" w:history="1">
              <w:r w:rsidR="00E45F2D">
                <w:rPr>
                  <w:rStyle w:val="Hyperlink"/>
                </w:rPr>
                <w:t>https://toidicodedao.com/2015/01/22/series-c-hay-ho-nhung-dieu-thu-vi-trong-c-phan-1/</w:t>
              </w:r>
            </w:hyperlink>
          </w:p>
        </w:tc>
        <w:tc>
          <w:tcPr>
            <w:tcW w:w="6750" w:type="dxa"/>
            <w:gridSpan w:val="2"/>
          </w:tcPr>
          <w:p w:rsidR="004B5BF8" w:rsidRPr="001F6BA3" w:rsidRDefault="004B5BF8">
            <w:pPr>
              <w:rPr>
                <w:rFonts w:ascii="Times New Roman" w:hAnsi="Times New Roman" w:cs="Times New Roman"/>
                <w:sz w:val="28"/>
                <w:szCs w:val="28"/>
              </w:rPr>
            </w:pPr>
          </w:p>
        </w:tc>
      </w:tr>
      <w:tr w:rsidR="004B5BF8" w:rsidRPr="001F6BA3" w:rsidTr="00EE37D5">
        <w:trPr>
          <w:trHeight w:val="180"/>
        </w:trPr>
        <w:tc>
          <w:tcPr>
            <w:tcW w:w="2160" w:type="dxa"/>
          </w:tcPr>
          <w:p w:rsidR="004B5BF8" w:rsidRPr="001F6BA3" w:rsidRDefault="00DD4224">
            <w:pPr>
              <w:rPr>
                <w:rFonts w:ascii="Times New Roman" w:hAnsi="Times New Roman" w:cs="Times New Roman"/>
                <w:sz w:val="28"/>
                <w:szCs w:val="28"/>
              </w:rPr>
            </w:pPr>
            <w:r>
              <w:rPr>
                <w:rFonts w:ascii="Times New Roman" w:hAnsi="Times New Roman" w:cs="Times New Roman"/>
                <w:sz w:val="28"/>
                <w:szCs w:val="28"/>
              </w:rPr>
              <w:t xml:space="preserve">Tim hieu c# </w:t>
            </w:r>
          </w:p>
        </w:tc>
        <w:tc>
          <w:tcPr>
            <w:tcW w:w="2790" w:type="dxa"/>
          </w:tcPr>
          <w:p w:rsidR="004B5BF8" w:rsidRPr="001F6BA3" w:rsidRDefault="00065965">
            <w:pPr>
              <w:rPr>
                <w:rFonts w:ascii="Times New Roman" w:hAnsi="Times New Roman" w:cs="Times New Roman"/>
                <w:sz w:val="28"/>
                <w:szCs w:val="28"/>
              </w:rPr>
            </w:pPr>
            <w:hyperlink r:id="rId8" w:history="1">
              <w:r w:rsidR="00DD4224">
                <w:rPr>
                  <w:rStyle w:val="Hyperlink"/>
                </w:rPr>
                <w:t>https://toidicodedao.com/2015/01/22/series-c-hay-ho-nhung-dieu-thu-vi-trong-c-phan-1/</w:t>
              </w:r>
            </w:hyperlink>
          </w:p>
        </w:tc>
        <w:tc>
          <w:tcPr>
            <w:tcW w:w="6750" w:type="dxa"/>
            <w:gridSpan w:val="2"/>
          </w:tcPr>
          <w:p w:rsidR="004B5BF8" w:rsidRPr="001F6BA3" w:rsidRDefault="004B5BF8">
            <w:pPr>
              <w:rPr>
                <w:rFonts w:ascii="Times New Roman" w:hAnsi="Times New Roman" w:cs="Times New Roman"/>
                <w:sz w:val="28"/>
                <w:szCs w:val="28"/>
              </w:rPr>
            </w:pPr>
          </w:p>
        </w:tc>
      </w:tr>
      <w:tr w:rsidR="004B5BF8" w:rsidRPr="001F6BA3" w:rsidTr="00EE37D5">
        <w:trPr>
          <w:trHeight w:val="180"/>
        </w:trPr>
        <w:tc>
          <w:tcPr>
            <w:tcW w:w="2160" w:type="dxa"/>
          </w:tcPr>
          <w:p w:rsidR="004B5BF8" w:rsidRPr="001F6BA3" w:rsidRDefault="00065965">
            <w:pPr>
              <w:rPr>
                <w:rFonts w:ascii="Times New Roman" w:hAnsi="Times New Roman" w:cs="Times New Roman"/>
                <w:sz w:val="28"/>
                <w:szCs w:val="28"/>
              </w:rPr>
            </w:pPr>
            <w:r w:rsidRPr="00065965">
              <w:rPr>
                <w:rFonts w:ascii="Times New Roman" w:hAnsi="Times New Roman" w:cs="Times New Roman"/>
                <w:sz w:val="28"/>
                <w:szCs w:val="28"/>
              </w:rPr>
              <w:t>anonymous object</w:t>
            </w:r>
          </w:p>
        </w:tc>
        <w:tc>
          <w:tcPr>
            <w:tcW w:w="2790" w:type="dxa"/>
          </w:tcPr>
          <w:p w:rsidR="004B5BF8" w:rsidRPr="00065965" w:rsidRDefault="00065965">
            <w:pPr>
              <w:rPr>
                <w:rFonts w:ascii="Times New Roman" w:hAnsi="Times New Roman" w:cs="Times New Roman"/>
                <w:sz w:val="28"/>
                <w:szCs w:val="28"/>
              </w:rPr>
            </w:pPr>
            <w:r w:rsidRPr="00065965">
              <w:rPr>
                <w:rFonts w:ascii="Times New Roman" w:hAnsi="Times New Roman" w:cs="Times New Roman"/>
                <w:sz w:val="28"/>
                <w:szCs w:val="28"/>
                <w:shd w:val="clear" w:color="auto" w:fill="FFFFFF"/>
              </w:rPr>
              <w:t>cho phép các loại dữ liệu đóng gói một tập các thuộc tính vào một đối tượng mà không cần phải xác định rõ ràng trước một loại. Đây là một tính năng quan trọng đối với tính năng LINQ giống như SQL được tích hợp vào C # </w:t>
            </w:r>
          </w:p>
        </w:tc>
        <w:tc>
          <w:tcPr>
            <w:tcW w:w="6750" w:type="dxa"/>
            <w:gridSpan w:val="2"/>
          </w:tcPr>
          <w:p w:rsidR="004B5BF8" w:rsidRPr="001F6BA3" w:rsidRDefault="004B5BF8">
            <w:pPr>
              <w:rPr>
                <w:rFonts w:ascii="Times New Roman" w:hAnsi="Times New Roman" w:cs="Times New Roman"/>
                <w:sz w:val="28"/>
                <w:szCs w:val="28"/>
              </w:rPr>
            </w:pPr>
            <w:bookmarkStart w:id="0" w:name="_GoBack"/>
            <w:bookmarkEnd w:id="0"/>
          </w:p>
        </w:tc>
      </w:tr>
      <w:tr w:rsidR="004B5BF8" w:rsidRPr="001F6BA3" w:rsidTr="00EE37D5">
        <w:trPr>
          <w:trHeight w:val="180"/>
        </w:trPr>
        <w:tc>
          <w:tcPr>
            <w:tcW w:w="2160" w:type="dxa"/>
          </w:tcPr>
          <w:p w:rsidR="004B5BF8" w:rsidRPr="001F6BA3" w:rsidRDefault="004B5BF8">
            <w:pPr>
              <w:rPr>
                <w:rFonts w:ascii="Times New Roman" w:hAnsi="Times New Roman" w:cs="Times New Roman"/>
                <w:sz w:val="28"/>
                <w:szCs w:val="28"/>
              </w:rPr>
            </w:pPr>
          </w:p>
        </w:tc>
        <w:tc>
          <w:tcPr>
            <w:tcW w:w="2790" w:type="dxa"/>
          </w:tcPr>
          <w:p w:rsidR="004B5BF8" w:rsidRPr="001F6BA3" w:rsidRDefault="004B5BF8">
            <w:pPr>
              <w:rPr>
                <w:rFonts w:ascii="Times New Roman" w:hAnsi="Times New Roman" w:cs="Times New Roman"/>
                <w:sz w:val="28"/>
                <w:szCs w:val="28"/>
              </w:rPr>
            </w:pPr>
          </w:p>
        </w:tc>
        <w:tc>
          <w:tcPr>
            <w:tcW w:w="6750" w:type="dxa"/>
            <w:gridSpan w:val="2"/>
          </w:tcPr>
          <w:p w:rsidR="004B5BF8" w:rsidRPr="001F6BA3" w:rsidRDefault="004B5BF8">
            <w:pPr>
              <w:rPr>
                <w:rFonts w:ascii="Times New Roman" w:hAnsi="Times New Roman" w:cs="Times New Roman"/>
                <w:sz w:val="28"/>
                <w:szCs w:val="28"/>
              </w:rPr>
            </w:pPr>
          </w:p>
        </w:tc>
      </w:tr>
      <w:tr w:rsidR="004B5BF8" w:rsidRPr="001F6BA3" w:rsidTr="00EE37D5">
        <w:trPr>
          <w:trHeight w:val="2940"/>
        </w:trPr>
        <w:tc>
          <w:tcPr>
            <w:tcW w:w="2160" w:type="dxa"/>
          </w:tcPr>
          <w:p w:rsidR="004B5BF8" w:rsidRPr="001F6BA3" w:rsidRDefault="004B5BF8">
            <w:pPr>
              <w:rPr>
                <w:rFonts w:ascii="Times New Roman" w:hAnsi="Times New Roman" w:cs="Times New Roman"/>
                <w:b/>
                <w:sz w:val="28"/>
                <w:szCs w:val="28"/>
              </w:rPr>
            </w:pPr>
            <w:r w:rsidRPr="001F6BA3">
              <w:rPr>
                <w:rFonts w:ascii="Times New Roman" w:hAnsi="Times New Roman" w:cs="Times New Roman"/>
                <w:b/>
                <w:sz w:val="28"/>
                <w:szCs w:val="28"/>
              </w:rPr>
              <w:lastRenderedPageBreak/>
              <w:t>Hằng trong c#</w:t>
            </w:r>
          </w:p>
          <w:p w:rsidR="00DB5ADF" w:rsidRPr="001F6BA3" w:rsidRDefault="00DB5ADF">
            <w:pPr>
              <w:rPr>
                <w:rFonts w:ascii="Times New Roman" w:hAnsi="Times New Roman" w:cs="Times New Roman"/>
                <w:sz w:val="28"/>
                <w:szCs w:val="28"/>
              </w:rPr>
            </w:pPr>
          </w:p>
          <w:p w:rsidR="00DB5ADF" w:rsidRPr="001F6BA3" w:rsidRDefault="00DB5ADF">
            <w:pPr>
              <w:rPr>
                <w:rFonts w:ascii="Times New Roman" w:hAnsi="Times New Roman" w:cs="Times New Roman"/>
                <w:sz w:val="28"/>
                <w:szCs w:val="28"/>
              </w:rPr>
            </w:pPr>
            <w:r w:rsidRPr="001F6BA3">
              <w:rPr>
                <w:rFonts w:ascii="Times New Roman" w:hAnsi="Times New Roman" w:cs="Times New Roman"/>
                <w:sz w:val="28"/>
                <w:szCs w:val="28"/>
              </w:rPr>
              <w:t>(Const)</w:t>
            </w:r>
          </w:p>
        </w:tc>
        <w:tc>
          <w:tcPr>
            <w:tcW w:w="2790" w:type="dxa"/>
          </w:tcPr>
          <w:p w:rsidR="004B5BF8" w:rsidRPr="001F6BA3" w:rsidRDefault="004B5BF8">
            <w:pPr>
              <w:rPr>
                <w:rFonts w:ascii="Times New Roman" w:hAnsi="Times New Roman" w:cs="Times New Roman"/>
                <w:sz w:val="28"/>
                <w:szCs w:val="28"/>
              </w:rPr>
            </w:pPr>
            <w:r w:rsidRPr="001F6BA3">
              <w:rPr>
                <w:rFonts w:ascii="Times New Roman" w:hAnsi="Times New Roman" w:cs="Times New Roman"/>
                <w:sz w:val="28"/>
                <w:szCs w:val="28"/>
              </w:rPr>
              <w:t>Hằng là một biến những giá trị  k cho thay đổi trong suốt quá trình,</w:t>
            </w:r>
          </w:p>
          <w:p w:rsidR="004B5BF8" w:rsidRPr="001F6BA3" w:rsidRDefault="004B5BF8">
            <w:pPr>
              <w:rPr>
                <w:rFonts w:ascii="Times New Roman" w:hAnsi="Times New Roman" w:cs="Times New Roman"/>
                <w:sz w:val="28"/>
                <w:szCs w:val="28"/>
              </w:rPr>
            </w:pPr>
            <w:r w:rsidRPr="001F6BA3">
              <w:rPr>
                <w:rFonts w:ascii="Times New Roman" w:hAnsi="Times New Roman" w:cs="Times New Roman"/>
                <w:sz w:val="28"/>
                <w:szCs w:val="28"/>
              </w:rPr>
              <w:t>Ngăn chặn việc  gán giá trị khác vào</w:t>
            </w:r>
          </w:p>
        </w:tc>
        <w:tc>
          <w:tcPr>
            <w:tcW w:w="6750" w:type="dxa"/>
            <w:gridSpan w:val="2"/>
          </w:tcPr>
          <w:p w:rsidR="004B5BF8" w:rsidRPr="001F6BA3" w:rsidRDefault="004B5BF8">
            <w:pPr>
              <w:rPr>
                <w:rFonts w:ascii="Times New Roman" w:hAnsi="Times New Roman" w:cs="Times New Roman"/>
                <w:sz w:val="28"/>
                <w:szCs w:val="28"/>
              </w:rPr>
            </w:pPr>
            <w:r w:rsidRPr="001F6BA3">
              <w:rPr>
                <w:rFonts w:ascii="Times New Roman" w:hAnsi="Times New Roman" w:cs="Times New Roman"/>
                <w:sz w:val="28"/>
                <w:szCs w:val="28"/>
              </w:rPr>
              <w:t xml:space="preserve">Vd: </w:t>
            </w:r>
          </w:p>
          <w:p w:rsidR="004B5BF8" w:rsidRPr="001F6BA3" w:rsidRDefault="004B5BF8">
            <w:pPr>
              <w:rPr>
                <w:rFonts w:ascii="Times New Roman" w:hAnsi="Times New Roman" w:cs="Times New Roman"/>
                <w:sz w:val="28"/>
                <w:szCs w:val="28"/>
              </w:rPr>
            </w:pPr>
            <w:r w:rsidRPr="001F6BA3">
              <w:rPr>
                <w:rFonts w:ascii="Times New Roman" w:hAnsi="Times New Roman" w:cs="Times New Roman"/>
                <w:sz w:val="28"/>
                <w:szCs w:val="28"/>
              </w:rPr>
              <w:t>Const  int X = 10;</w:t>
            </w:r>
          </w:p>
          <w:p w:rsidR="004B5BF8" w:rsidRPr="001F6BA3" w:rsidRDefault="004B5BF8">
            <w:pPr>
              <w:rPr>
                <w:rFonts w:ascii="Times New Roman" w:hAnsi="Times New Roman" w:cs="Times New Roman"/>
                <w:sz w:val="28"/>
                <w:szCs w:val="28"/>
              </w:rPr>
            </w:pPr>
            <w:r w:rsidRPr="001F6BA3">
              <w:rPr>
                <w:rFonts w:ascii="Times New Roman" w:hAnsi="Times New Roman" w:cs="Times New Roman"/>
                <w:sz w:val="28"/>
                <w:szCs w:val="28"/>
              </w:rPr>
              <w:t xml:space="preserve">Vs việc them const vào tr kiểu dữ liệu thì x sẽ k thay đổi dc giá trị </w:t>
            </w:r>
          </w:p>
          <w:p w:rsidR="004B5BF8" w:rsidRPr="001F6BA3" w:rsidRDefault="004B5BF8">
            <w:pPr>
              <w:rPr>
                <w:rFonts w:ascii="Times New Roman" w:hAnsi="Times New Roman" w:cs="Times New Roman"/>
                <w:sz w:val="28"/>
                <w:szCs w:val="28"/>
              </w:rPr>
            </w:pPr>
            <w:r w:rsidRPr="001F6BA3">
              <w:rPr>
                <w:rFonts w:ascii="Times New Roman" w:hAnsi="Times New Roman" w:cs="Times New Roman"/>
                <w:sz w:val="28"/>
                <w:szCs w:val="28"/>
              </w:rPr>
              <w:t xml:space="preserve">Lưu ý Khi sừ dụng const thì </w:t>
            </w:r>
            <w:r w:rsidR="004A6C03" w:rsidRPr="001F6BA3">
              <w:rPr>
                <w:rFonts w:ascii="Times New Roman" w:hAnsi="Times New Roman" w:cs="Times New Roman"/>
                <w:sz w:val="28"/>
                <w:szCs w:val="28"/>
              </w:rPr>
              <w:t xml:space="preserve"> phải viết hoa toàn bộ  tên biến </w:t>
            </w:r>
            <w:r w:rsidR="00265E10" w:rsidRPr="001F6BA3">
              <w:rPr>
                <w:rFonts w:ascii="Times New Roman" w:hAnsi="Times New Roman" w:cs="Times New Roman"/>
                <w:sz w:val="28"/>
                <w:szCs w:val="28"/>
              </w:rPr>
              <w:t xml:space="preserve"> vd : X</w:t>
            </w:r>
          </w:p>
          <w:p w:rsidR="00DB5ADF" w:rsidRPr="001F6BA3" w:rsidRDefault="00DB5ADF">
            <w:pPr>
              <w:rPr>
                <w:rFonts w:ascii="Times New Roman" w:hAnsi="Times New Roman" w:cs="Times New Roman"/>
                <w:sz w:val="28"/>
                <w:szCs w:val="28"/>
              </w:rPr>
            </w:pPr>
          </w:p>
        </w:tc>
      </w:tr>
      <w:tr w:rsidR="00DB5ADF" w:rsidRPr="001F6BA3" w:rsidTr="00EE37D5">
        <w:trPr>
          <w:trHeight w:val="142"/>
        </w:trPr>
        <w:tc>
          <w:tcPr>
            <w:tcW w:w="2160" w:type="dxa"/>
          </w:tcPr>
          <w:p w:rsidR="00DB5ADF" w:rsidRPr="001F6BA3" w:rsidRDefault="00DB5ADF" w:rsidP="00DB5ADF">
            <w:pPr>
              <w:rPr>
                <w:rFonts w:ascii="Times New Roman" w:hAnsi="Times New Roman" w:cs="Times New Roman"/>
                <w:b/>
                <w:sz w:val="28"/>
                <w:szCs w:val="28"/>
              </w:rPr>
            </w:pPr>
            <w:r w:rsidRPr="001F6BA3">
              <w:rPr>
                <w:rFonts w:ascii="Times New Roman" w:hAnsi="Times New Roman" w:cs="Times New Roman"/>
                <w:b/>
                <w:sz w:val="28"/>
                <w:szCs w:val="28"/>
              </w:rPr>
              <w:t>Swich case</w:t>
            </w:r>
          </w:p>
          <w:p w:rsidR="00B75E8E" w:rsidRPr="001F6BA3" w:rsidRDefault="00B75E8E" w:rsidP="00DB5ADF">
            <w:pPr>
              <w:rPr>
                <w:rFonts w:ascii="Times New Roman" w:hAnsi="Times New Roman" w:cs="Times New Roman"/>
                <w:sz w:val="28"/>
                <w:szCs w:val="28"/>
              </w:rPr>
            </w:pPr>
          </w:p>
          <w:p w:rsidR="00B75E8E" w:rsidRPr="001F6BA3" w:rsidRDefault="00B75E8E" w:rsidP="00DB5ADF">
            <w:pPr>
              <w:rPr>
                <w:rFonts w:ascii="Times New Roman" w:hAnsi="Times New Roman" w:cs="Times New Roman"/>
                <w:sz w:val="28"/>
                <w:szCs w:val="28"/>
              </w:rPr>
            </w:pPr>
            <w:r w:rsidRPr="001F6BA3">
              <w:rPr>
                <w:rFonts w:ascii="Times New Roman" w:hAnsi="Times New Roman" w:cs="Times New Roman"/>
                <w:sz w:val="28"/>
                <w:szCs w:val="28"/>
              </w:rPr>
              <w:t>Ý nghĩ là duyệt từ trên xuống dưới và kiểm tra giá trị của biểu thức có = vs giá tri kiểu I dang xét hay k nếu = thì thực hiện câu lệnh I tương ứng</w:t>
            </w:r>
          </w:p>
        </w:tc>
        <w:tc>
          <w:tcPr>
            <w:tcW w:w="2790" w:type="dxa"/>
          </w:tcPr>
          <w:p w:rsidR="00DB5ADF" w:rsidRPr="001F6BA3" w:rsidRDefault="00DC655D" w:rsidP="00DB5ADF">
            <w:pPr>
              <w:rPr>
                <w:rFonts w:ascii="Times New Roman" w:hAnsi="Times New Roman" w:cs="Times New Roman"/>
                <w:sz w:val="28"/>
                <w:szCs w:val="28"/>
              </w:rPr>
            </w:pPr>
            <w:r w:rsidRPr="001F6BA3">
              <w:rPr>
                <w:rFonts w:ascii="Times New Roman" w:hAnsi="Times New Roman" w:cs="Times New Roman"/>
                <w:sz w:val="28"/>
                <w:szCs w:val="28"/>
              </w:rPr>
              <w:t>Có 2 dạng :</w:t>
            </w:r>
          </w:p>
          <w:p w:rsidR="00E64259" w:rsidRPr="001F6BA3" w:rsidRDefault="00DC655D" w:rsidP="00DB5ADF">
            <w:pPr>
              <w:rPr>
                <w:rFonts w:ascii="Times New Roman" w:hAnsi="Times New Roman" w:cs="Times New Roman"/>
                <w:sz w:val="28"/>
                <w:szCs w:val="28"/>
              </w:rPr>
            </w:pPr>
            <w:r w:rsidRPr="001F6BA3">
              <w:rPr>
                <w:rFonts w:ascii="Times New Roman" w:hAnsi="Times New Roman" w:cs="Times New Roman"/>
                <w:sz w:val="28"/>
                <w:szCs w:val="28"/>
              </w:rPr>
              <w:t xml:space="preserve"> + dạng thiếu</w:t>
            </w:r>
            <w:r w:rsidR="00CF4A33" w:rsidRPr="001F6BA3">
              <w:rPr>
                <w:rFonts w:ascii="Times New Roman" w:hAnsi="Times New Roman" w:cs="Times New Roman"/>
                <w:sz w:val="28"/>
                <w:szCs w:val="28"/>
              </w:rPr>
              <w:t xml:space="preserve"> (chỉ có switch và case)</w:t>
            </w:r>
          </w:p>
          <w:p w:rsidR="00EE37D5" w:rsidRPr="001F6BA3" w:rsidRDefault="00EE37D5" w:rsidP="00DB5ADF">
            <w:pPr>
              <w:rPr>
                <w:rFonts w:ascii="Times New Roman" w:hAnsi="Times New Roman" w:cs="Times New Roman"/>
                <w:sz w:val="28"/>
                <w:szCs w:val="28"/>
              </w:rPr>
            </w:pPr>
          </w:p>
          <w:p w:rsidR="00EE37D5" w:rsidRPr="001F6BA3" w:rsidRDefault="00EE37D5" w:rsidP="00DB5ADF">
            <w:pPr>
              <w:rPr>
                <w:rFonts w:ascii="Times New Roman" w:hAnsi="Times New Roman" w:cs="Times New Roman"/>
                <w:sz w:val="28"/>
                <w:szCs w:val="28"/>
              </w:rPr>
            </w:pPr>
          </w:p>
          <w:p w:rsidR="00DC655D" w:rsidRPr="001F6BA3" w:rsidRDefault="00DC655D" w:rsidP="00DB5ADF">
            <w:pPr>
              <w:rPr>
                <w:rFonts w:ascii="Times New Roman" w:hAnsi="Times New Roman" w:cs="Times New Roman"/>
                <w:sz w:val="28"/>
                <w:szCs w:val="28"/>
              </w:rPr>
            </w:pPr>
            <w:r w:rsidRPr="001F6BA3">
              <w:rPr>
                <w:rFonts w:ascii="Times New Roman" w:hAnsi="Times New Roman" w:cs="Times New Roman"/>
                <w:sz w:val="28"/>
                <w:szCs w:val="28"/>
              </w:rPr>
              <w:t xml:space="preserve"> + dạng đủ</w:t>
            </w:r>
            <w:r w:rsidR="00CF4A33" w:rsidRPr="001F6BA3">
              <w:rPr>
                <w:rFonts w:ascii="Times New Roman" w:hAnsi="Times New Roman" w:cs="Times New Roman"/>
                <w:sz w:val="28"/>
                <w:szCs w:val="28"/>
              </w:rPr>
              <w:t xml:space="preserve"> (có switch , case đồng thời có thêm Default )</w:t>
            </w:r>
          </w:p>
          <w:p w:rsidR="001533E5" w:rsidRPr="001F6BA3" w:rsidRDefault="00EE37D5" w:rsidP="00264E03">
            <w:pPr>
              <w:pStyle w:val="ListParagraph"/>
              <w:numPr>
                <w:ilvl w:val="0"/>
                <w:numId w:val="1"/>
              </w:numPr>
              <w:rPr>
                <w:rFonts w:ascii="Times New Roman" w:hAnsi="Times New Roman" w:cs="Times New Roman"/>
                <w:sz w:val="28"/>
                <w:szCs w:val="28"/>
              </w:rPr>
            </w:pPr>
            <w:r w:rsidRPr="001F6BA3">
              <w:rPr>
                <w:rFonts w:ascii="Times New Roman" w:hAnsi="Times New Roman" w:cs="Times New Roman"/>
                <w:sz w:val="28"/>
                <w:szCs w:val="28"/>
              </w:rPr>
              <w:t>Vs dạng thiếu nếu k thõa bất cứ case nào thì sẽ k làm j còn dạng đủ thì sẽ đi vào Default nếu k thõa tất cả case</w:t>
            </w:r>
          </w:p>
          <w:p w:rsidR="001533E5" w:rsidRPr="001F6BA3" w:rsidRDefault="001533E5" w:rsidP="00DB5ADF">
            <w:pPr>
              <w:rPr>
                <w:rFonts w:ascii="Times New Roman" w:hAnsi="Times New Roman" w:cs="Times New Roman"/>
                <w:sz w:val="28"/>
                <w:szCs w:val="28"/>
              </w:rPr>
            </w:pPr>
          </w:p>
        </w:tc>
        <w:tc>
          <w:tcPr>
            <w:tcW w:w="6750" w:type="dxa"/>
            <w:gridSpan w:val="2"/>
          </w:tcPr>
          <w:p w:rsidR="00DB5ADF" w:rsidRPr="001F6BA3" w:rsidRDefault="00E64259" w:rsidP="00DB5ADF">
            <w:pPr>
              <w:rPr>
                <w:rFonts w:ascii="Times New Roman" w:hAnsi="Times New Roman" w:cs="Times New Roman"/>
                <w:sz w:val="28"/>
                <w:szCs w:val="28"/>
              </w:rPr>
            </w:pPr>
            <w:r w:rsidRPr="001F6BA3">
              <w:rPr>
                <w:rFonts w:ascii="Times New Roman" w:hAnsi="Times New Roman" w:cs="Times New Roman"/>
                <w:sz w:val="28"/>
                <w:szCs w:val="28"/>
              </w:rPr>
              <w:t>Vd: dạng thiếu</w:t>
            </w:r>
          </w:p>
          <w:p w:rsidR="00E64259" w:rsidRPr="001F6BA3" w:rsidRDefault="00E64259" w:rsidP="00DB5ADF">
            <w:pPr>
              <w:rPr>
                <w:rFonts w:ascii="Times New Roman" w:hAnsi="Times New Roman" w:cs="Times New Roman"/>
                <w:sz w:val="28"/>
                <w:szCs w:val="28"/>
              </w:rPr>
            </w:pPr>
            <w:r w:rsidRPr="001F6BA3">
              <w:rPr>
                <w:rFonts w:ascii="Times New Roman" w:hAnsi="Times New Roman" w:cs="Times New Roman"/>
                <w:sz w:val="28"/>
                <w:szCs w:val="28"/>
              </w:rPr>
              <w:t xml:space="preserve">    </w:t>
            </w:r>
            <w:r w:rsidRPr="001F6BA3">
              <w:rPr>
                <w:rFonts w:ascii="Times New Roman" w:hAnsi="Times New Roman" w:cs="Times New Roman"/>
                <w:noProof/>
                <w:sz w:val="28"/>
                <w:szCs w:val="28"/>
              </w:rPr>
              <w:drawing>
                <wp:inline distT="0" distB="0" distL="0" distR="0" wp14:anchorId="37EAB39A" wp14:editId="41F8DC6F">
                  <wp:extent cx="3343275" cy="1790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43275" cy="1790700"/>
                          </a:xfrm>
                          <a:prstGeom prst="rect">
                            <a:avLst/>
                          </a:prstGeom>
                        </pic:spPr>
                      </pic:pic>
                    </a:graphicData>
                  </a:graphic>
                </wp:inline>
              </w:drawing>
            </w:r>
          </w:p>
          <w:p w:rsidR="001533E5" w:rsidRPr="001F6BA3" w:rsidRDefault="001533E5" w:rsidP="00DB5ADF">
            <w:pPr>
              <w:rPr>
                <w:rFonts w:ascii="Times New Roman" w:hAnsi="Times New Roman" w:cs="Times New Roman"/>
                <w:sz w:val="28"/>
                <w:szCs w:val="28"/>
              </w:rPr>
            </w:pPr>
            <w:r w:rsidRPr="001F6BA3">
              <w:rPr>
                <w:rFonts w:ascii="Times New Roman" w:hAnsi="Times New Roman" w:cs="Times New Roman"/>
                <w:sz w:val="28"/>
                <w:szCs w:val="28"/>
              </w:rPr>
              <w:t>Với biểu thức phải trả về kiểu số nguyên hoặc chuổi</w:t>
            </w:r>
          </w:p>
          <w:p w:rsidR="00F2492F" w:rsidRPr="001F6BA3" w:rsidRDefault="00F2492F" w:rsidP="00DB5ADF">
            <w:pPr>
              <w:rPr>
                <w:rFonts w:ascii="Times New Roman" w:hAnsi="Times New Roman" w:cs="Times New Roman"/>
                <w:sz w:val="28"/>
                <w:szCs w:val="28"/>
              </w:rPr>
            </w:pPr>
          </w:p>
          <w:p w:rsidR="00E64259" w:rsidRPr="001F6BA3" w:rsidRDefault="00E64259" w:rsidP="00DB5ADF">
            <w:pPr>
              <w:rPr>
                <w:rFonts w:ascii="Times New Roman" w:hAnsi="Times New Roman" w:cs="Times New Roman"/>
                <w:sz w:val="28"/>
                <w:szCs w:val="28"/>
              </w:rPr>
            </w:pPr>
            <w:r w:rsidRPr="001F6BA3">
              <w:rPr>
                <w:rFonts w:ascii="Times New Roman" w:hAnsi="Times New Roman" w:cs="Times New Roman"/>
                <w:sz w:val="28"/>
                <w:szCs w:val="28"/>
              </w:rPr>
              <w:t>Dạng đủ</w:t>
            </w:r>
          </w:p>
          <w:p w:rsidR="00F2492F" w:rsidRPr="001F6BA3" w:rsidRDefault="00F2492F" w:rsidP="00DB5ADF">
            <w:pPr>
              <w:rPr>
                <w:rFonts w:ascii="Times New Roman" w:hAnsi="Times New Roman" w:cs="Times New Roman"/>
                <w:sz w:val="28"/>
                <w:szCs w:val="28"/>
              </w:rPr>
            </w:pPr>
            <w:r w:rsidRPr="001F6BA3">
              <w:rPr>
                <w:rFonts w:ascii="Times New Roman" w:hAnsi="Times New Roman" w:cs="Times New Roman"/>
                <w:noProof/>
                <w:sz w:val="28"/>
                <w:szCs w:val="28"/>
              </w:rPr>
              <w:drawing>
                <wp:inline distT="0" distB="0" distL="0" distR="0" wp14:anchorId="032D5EBA" wp14:editId="7E97B539">
                  <wp:extent cx="4752975" cy="2314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52975" cy="2314575"/>
                          </a:xfrm>
                          <a:prstGeom prst="rect">
                            <a:avLst/>
                          </a:prstGeom>
                        </pic:spPr>
                      </pic:pic>
                    </a:graphicData>
                  </a:graphic>
                </wp:inline>
              </w:drawing>
            </w:r>
          </w:p>
        </w:tc>
      </w:tr>
      <w:tr w:rsidR="00DB5ADF" w:rsidRPr="001F6BA3" w:rsidTr="00EE37D5">
        <w:trPr>
          <w:trHeight w:val="150"/>
        </w:trPr>
        <w:tc>
          <w:tcPr>
            <w:tcW w:w="2160" w:type="dxa"/>
          </w:tcPr>
          <w:p w:rsidR="00DB5ADF" w:rsidRPr="001F6BA3" w:rsidRDefault="00E735EA" w:rsidP="00DB5ADF">
            <w:pPr>
              <w:rPr>
                <w:rFonts w:ascii="Times New Roman" w:hAnsi="Times New Roman" w:cs="Times New Roman"/>
                <w:b/>
                <w:sz w:val="28"/>
                <w:szCs w:val="28"/>
              </w:rPr>
            </w:pPr>
            <w:r w:rsidRPr="001F6BA3">
              <w:rPr>
                <w:rFonts w:ascii="Times New Roman" w:hAnsi="Times New Roman" w:cs="Times New Roman"/>
                <w:b/>
                <w:sz w:val="28"/>
                <w:szCs w:val="28"/>
              </w:rPr>
              <w:t xml:space="preserve">Object </w:t>
            </w:r>
          </w:p>
          <w:p w:rsidR="00197C36" w:rsidRPr="001F6BA3" w:rsidRDefault="00197C36" w:rsidP="00DB5ADF">
            <w:pPr>
              <w:rPr>
                <w:rFonts w:ascii="Times New Roman" w:hAnsi="Times New Roman" w:cs="Times New Roman"/>
                <w:sz w:val="28"/>
                <w:szCs w:val="28"/>
              </w:rPr>
            </w:pPr>
          </w:p>
          <w:p w:rsidR="00197C36" w:rsidRPr="001F6BA3" w:rsidRDefault="00197C36" w:rsidP="00197C36">
            <w:pPr>
              <w:rPr>
                <w:rFonts w:ascii="Times New Roman" w:hAnsi="Times New Roman" w:cs="Times New Roman"/>
                <w:sz w:val="28"/>
                <w:szCs w:val="28"/>
              </w:rPr>
            </w:pPr>
            <w:r w:rsidRPr="001F6BA3">
              <w:rPr>
                <w:rFonts w:ascii="Times New Roman" w:hAnsi="Times New Roman" w:cs="Times New Roman"/>
                <w:sz w:val="28"/>
                <w:szCs w:val="28"/>
              </w:rPr>
              <w:t xml:space="preserve">(Kiểu dữ liệu object là kiểu dữ liệu cở bản trong .net  mọi kiểu dc </w:t>
            </w:r>
            <w:r w:rsidRPr="001F6BA3">
              <w:rPr>
                <w:rFonts w:ascii="Times New Roman" w:hAnsi="Times New Roman" w:cs="Times New Roman"/>
                <w:sz w:val="28"/>
                <w:szCs w:val="28"/>
              </w:rPr>
              <w:lastRenderedPageBreak/>
              <w:t>kế thừa từ system.object)</w:t>
            </w:r>
          </w:p>
          <w:p w:rsidR="00197C36" w:rsidRPr="001F6BA3" w:rsidRDefault="00197C36" w:rsidP="00DB5ADF">
            <w:pPr>
              <w:rPr>
                <w:rFonts w:ascii="Times New Roman" w:hAnsi="Times New Roman" w:cs="Times New Roman"/>
                <w:sz w:val="28"/>
                <w:szCs w:val="28"/>
              </w:rPr>
            </w:pPr>
          </w:p>
          <w:p w:rsidR="00E9175D" w:rsidRPr="001F6BA3" w:rsidRDefault="00E9175D" w:rsidP="00DB5ADF">
            <w:pPr>
              <w:rPr>
                <w:rFonts w:ascii="Times New Roman" w:hAnsi="Times New Roman" w:cs="Times New Roman"/>
                <w:sz w:val="28"/>
                <w:szCs w:val="28"/>
              </w:rPr>
            </w:pPr>
          </w:p>
          <w:p w:rsidR="00E9175D" w:rsidRPr="001F6BA3" w:rsidRDefault="00E9175D" w:rsidP="00DB5ADF">
            <w:pPr>
              <w:rPr>
                <w:rFonts w:ascii="Times New Roman" w:hAnsi="Times New Roman" w:cs="Times New Roman"/>
                <w:sz w:val="28"/>
                <w:szCs w:val="28"/>
              </w:rPr>
            </w:pPr>
          </w:p>
          <w:p w:rsidR="00E9175D" w:rsidRPr="001F6BA3" w:rsidRDefault="00E9175D" w:rsidP="00DB5ADF">
            <w:pPr>
              <w:rPr>
                <w:rFonts w:ascii="Times New Roman" w:hAnsi="Times New Roman" w:cs="Times New Roman"/>
                <w:sz w:val="28"/>
                <w:szCs w:val="28"/>
              </w:rPr>
            </w:pPr>
          </w:p>
          <w:p w:rsidR="00E9175D" w:rsidRPr="001F6BA3" w:rsidRDefault="00E9175D" w:rsidP="00DB5ADF">
            <w:pPr>
              <w:rPr>
                <w:rFonts w:ascii="Times New Roman" w:hAnsi="Times New Roman" w:cs="Times New Roman"/>
                <w:sz w:val="28"/>
                <w:szCs w:val="28"/>
              </w:rPr>
            </w:pPr>
          </w:p>
          <w:p w:rsidR="00E9175D" w:rsidRPr="001F6BA3" w:rsidRDefault="00E9175D" w:rsidP="00DB5ADF">
            <w:pPr>
              <w:rPr>
                <w:rFonts w:ascii="Times New Roman" w:hAnsi="Times New Roman" w:cs="Times New Roman"/>
                <w:sz w:val="28"/>
                <w:szCs w:val="28"/>
              </w:rPr>
            </w:pPr>
          </w:p>
          <w:p w:rsidR="00E9175D" w:rsidRPr="001F6BA3" w:rsidRDefault="00E9175D" w:rsidP="00DB5ADF">
            <w:pPr>
              <w:rPr>
                <w:rFonts w:ascii="Times New Roman" w:hAnsi="Times New Roman" w:cs="Times New Roman"/>
                <w:sz w:val="28"/>
                <w:szCs w:val="28"/>
              </w:rPr>
            </w:pPr>
          </w:p>
          <w:p w:rsidR="00E9175D" w:rsidRPr="001F6BA3" w:rsidRDefault="00E9175D" w:rsidP="00DB5ADF">
            <w:pPr>
              <w:rPr>
                <w:rFonts w:ascii="Times New Roman" w:hAnsi="Times New Roman" w:cs="Times New Roman"/>
                <w:b/>
                <w:sz w:val="28"/>
                <w:szCs w:val="28"/>
              </w:rPr>
            </w:pPr>
            <w:r w:rsidRPr="001F6BA3">
              <w:rPr>
                <w:rFonts w:ascii="Times New Roman" w:hAnsi="Times New Roman" w:cs="Times New Roman"/>
                <w:b/>
                <w:sz w:val="28"/>
                <w:szCs w:val="28"/>
              </w:rPr>
              <w:t>Boxing</w:t>
            </w:r>
          </w:p>
          <w:p w:rsidR="006007FF" w:rsidRPr="001F6BA3" w:rsidRDefault="006007FF" w:rsidP="00DB5ADF">
            <w:pPr>
              <w:rPr>
                <w:rFonts w:ascii="Times New Roman" w:hAnsi="Times New Roman" w:cs="Times New Roman"/>
                <w:sz w:val="28"/>
                <w:szCs w:val="28"/>
              </w:rPr>
            </w:pPr>
          </w:p>
          <w:p w:rsidR="006007FF" w:rsidRPr="001F6BA3" w:rsidRDefault="006007FF" w:rsidP="00DB5ADF">
            <w:pPr>
              <w:rPr>
                <w:rFonts w:ascii="Times New Roman" w:hAnsi="Times New Roman" w:cs="Times New Roman"/>
                <w:sz w:val="28"/>
                <w:szCs w:val="28"/>
              </w:rPr>
            </w:pPr>
          </w:p>
          <w:p w:rsidR="006007FF" w:rsidRPr="001F6BA3" w:rsidRDefault="006007FF" w:rsidP="00DB5ADF">
            <w:pPr>
              <w:rPr>
                <w:rFonts w:ascii="Times New Roman" w:hAnsi="Times New Roman" w:cs="Times New Roman"/>
                <w:sz w:val="28"/>
                <w:szCs w:val="28"/>
              </w:rPr>
            </w:pPr>
          </w:p>
          <w:p w:rsidR="006007FF" w:rsidRPr="001F6BA3" w:rsidRDefault="006007FF" w:rsidP="00DB5ADF">
            <w:pPr>
              <w:rPr>
                <w:rFonts w:ascii="Times New Roman" w:hAnsi="Times New Roman" w:cs="Times New Roman"/>
                <w:sz w:val="28"/>
                <w:szCs w:val="28"/>
              </w:rPr>
            </w:pPr>
          </w:p>
          <w:p w:rsidR="006007FF" w:rsidRPr="001F6BA3" w:rsidRDefault="006007FF" w:rsidP="00DB5ADF">
            <w:pPr>
              <w:rPr>
                <w:rFonts w:ascii="Times New Roman" w:hAnsi="Times New Roman" w:cs="Times New Roman"/>
                <w:sz w:val="28"/>
                <w:szCs w:val="28"/>
              </w:rPr>
            </w:pPr>
          </w:p>
          <w:p w:rsidR="006007FF" w:rsidRPr="001F6BA3" w:rsidRDefault="006007FF" w:rsidP="00DB5ADF">
            <w:pPr>
              <w:rPr>
                <w:rFonts w:ascii="Times New Roman" w:hAnsi="Times New Roman" w:cs="Times New Roman"/>
                <w:b/>
                <w:sz w:val="28"/>
                <w:szCs w:val="28"/>
              </w:rPr>
            </w:pPr>
            <w:r w:rsidRPr="001F6BA3">
              <w:rPr>
                <w:rFonts w:ascii="Times New Roman" w:hAnsi="Times New Roman" w:cs="Times New Roman"/>
                <w:b/>
                <w:sz w:val="28"/>
                <w:szCs w:val="28"/>
              </w:rPr>
              <w:t>UnBoxing</w:t>
            </w:r>
          </w:p>
          <w:p w:rsidR="006C23E3" w:rsidRPr="001F6BA3" w:rsidRDefault="006C23E3" w:rsidP="00DB5ADF">
            <w:pPr>
              <w:rPr>
                <w:rFonts w:ascii="Times New Roman" w:hAnsi="Times New Roman" w:cs="Times New Roman"/>
                <w:sz w:val="28"/>
                <w:szCs w:val="28"/>
              </w:rPr>
            </w:pPr>
          </w:p>
          <w:p w:rsidR="006C23E3" w:rsidRPr="001F6BA3" w:rsidRDefault="006C23E3" w:rsidP="00DB5ADF">
            <w:pPr>
              <w:rPr>
                <w:rFonts w:ascii="Times New Roman" w:hAnsi="Times New Roman" w:cs="Times New Roman"/>
                <w:sz w:val="28"/>
                <w:szCs w:val="28"/>
              </w:rPr>
            </w:pPr>
          </w:p>
          <w:p w:rsidR="006C23E3" w:rsidRPr="001F6BA3" w:rsidRDefault="006C23E3" w:rsidP="00DB5ADF">
            <w:pPr>
              <w:rPr>
                <w:rFonts w:ascii="Times New Roman" w:hAnsi="Times New Roman" w:cs="Times New Roman"/>
                <w:sz w:val="28"/>
                <w:szCs w:val="28"/>
              </w:rPr>
            </w:pPr>
          </w:p>
          <w:p w:rsidR="006C23E3" w:rsidRPr="001F6BA3" w:rsidRDefault="006C23E3" w:rsidP="00DB5ADF">
            <w:pPr>
              <w:rPr>
                <w:rFonts w:ascii="Times New Roman" w:hAnsi="Times New Roman" w:cs="Times New Roman"/>
                <w:sz w:val="28"/>
                <w:szCs w:val="28"/>
              </w:rPr>
            </w:pPr>
          </w:p>
        </w:tc>
        <w:tc>
          <w:tcPr>
            <w:tcW w:w="2790" w:type="dxa"/>
          </w:tcPr>
          <w:p w:rsidR="00197C36" w:rsidRPr="001F6BA3" w:rsidRDefault="00197C36" w:rsidP="00197C36">
            <w:pPr>
              <w:rPr>
                <w:rFonts w:ascii="Times New Roman" w:hAnsi="Times New Roman" w:cs="Times New Roman"/>
                <w:sz w:val="28"/>
                <w:szCs w:val="28"/>
              </w:rPr>
            </w:pPr>
            <w:r w:rsidRPr="001F6BA3">
              <w:rPr>
                <w:rFonts w:ascii="Times New Roman" w:hAnsi="Times New Roman" w:cs="Times New Roman"/>
                <w:sz w:val="28"/>
                <w:szCs w:val="28"/>
              </w:rPr>
              <w:lastRenderedPageBreak/>
              <w:t>Có 4 phương thức tiêu biểu</w:t>
            </w:r>
          </w:p>
          <w:p w:rsidR="00197C36" w:rsidRPr="001F6BA3" w:rsidRDefault="00197C36" w:rsidP="00197C36">
            <w:pPr>
              <w:rPr>
                <w:rFonts w:ascii="Times New Roman" w:hAnsi="Times New Roman" w:cs="Times New Roman"/>
                <w:sz w:val="28"/>
                <w:szCs w:val="28"/>
              </w:rPr>
            </w:pPr>
            <w:r w:rsidRPr="001F6BA3">
              <w:rPr>
                <w:rFonts w:ascii="Times New Roman" w:hAnsi="Times New Roman" w:cs="Times New Roman"/>
                <w:sz w:val="28"/>
                <w:szCs w:val="28"/>
              </w:rPr>
              <w:t xml:space="preserve"> +</w:t>
            </w:r>
            <w:r w:rsidR="006C37A5" w:rsidRPr="001F6BA3">
              <w:rPr>
                <w:rFonts w:ascii="Times New Roman" w:hAnsi="Times New Roman" w:cs="Times New Roman"/>
                <w:sz w:val="28"/>
                <w:szCs w:val="28"/>
              </w:rPr>
              <w:t xml:space="preserve"> Tostring: trả về string</w:t>
            </w:r>
          </w:p>
          <w:p w:rsidR="006C37A5" w:rsidRPr="001F6BA3" w:rsidRDefault="006C37A5" w:rsidP="00197C36">
            <w:pPr>
              <w:rPr>
                <w:rFonts w:ascii="Times New Roman" w:hAnsi="Times New Roman" w:cs="Times New Roman"/>
                <w:sz w:val="28"/>
                <w:szCs w:val="28"/>
              </w:rPr>
            </w:pPr>
            <w:r w:rsidRPr="001F6BA3">
              <w:rPr>
                <w:rFonts w:ascii="Times New Roman" w:hAnsi="Times New Roman" w:cs="Times New Roman"/>
                <w:sz w:val="28"/>
                <w:szCs w:val="28"/>
              </w:rPr>
              <w:t xml:space="preserve"> + GetHashCode : trả về kiểu mã băng của </w:t>
            </w:r>
            <w:r w:rsidRPr="001F6BA3">
              <w:rPr>
                <w:rFonts w:ascii="Times New Roman" w:hAnsi="Times New Roman" w:cs="Times New Roman"/>
                <w:sz w:val="28"/>
                <w:szCs w:val="28"/>
              </w:rPr>
              <w:lastRenderedPageBreak/>
              <w:t>ký tự</w:t>
            </w:r>
            <w:r w:rsidRPr="001F6BA3">
              <w:rPr>
                <w:rFonts w:ascii="Times New Roman" w:hAnsi="Times New Roman" w:cs="Times New Roman"/>
                <w:sz w:val="28"/>
                <w:szCs w:val="28"/>
              </w:rPr>
              <w:br/>
              <w:t>+ Equals : so sánh 2 đối tượng nếu = true khi 2  đối tượng  =  nhau ngược lại</w:t>
            </w:r>
          </w:p>
          <w:p w:rsidR="006C37A5" w:rsidRPr="001F6BA3" w:rsidRDefault="006C37A5" w:rsidP="00197C36">
            <w:pPr>
              <w:rPr>
                <w:rFonts w:ascii="Times New Roman" w:hAnsi="Times New Roman" w:cs="Times New Roman"/>
                <w:sz w:val="28"/>
                <w:szCs w:val="28"/>
              </w:rPr>
            </w:pPr>
            <w:r w:rsidRPr="001F6BA3">
              <w:rPr>
                <w:rFonts w:ascii="Times New Roman" w:hAnsi="Times New Roman" w:cs="Times New Roman"/>
                <w:sz w:val="28"/>
                <w:szCs w:val="28"/>
              </w:rPr>
              <w:t>+ Get type : trả về kiểu dữ liệu của đối tượng</w:t>
            </w:r>
          </w:p>
          <w:p w:rsidR="00E9175D" w:rsidRPr="001F6BA3" w:rsidRDefault="00E9175D" w:rsidP="00197C36">
            <w:pPr>
              <w:rPr>
                <w:rFonts w:ascii="Times New Roman" w:hAnsi="Times New Roman" w:cs="Times New Roman"/>
                <w:sz w:val="28"/>
                <w:szCs w:val="28"/>
              </w:rPr>
            </w:pPr>
          </w:p>
          <w:p w:rsidR="00E9175D" w:rsidRPr="001F6BA3" w:rsidRDefault="00E9175D" w:rsidP="00197C36">
            <w:pPr>
              <w:rPr>
                <w:rFonts w:ascii="Times New Roman" w:hAnsi="Times New Roman" w:cs="Times New Roman"/>
                <w:sz w:val="28"/>
                <w:szCs w:val="28"/>
              </w:rPr>
            </w:pPr>
            <w:r w:rsidRPr="001F6BA3">
              <w:rPr>
                <w:rFonts w:ascii="Times New Roman" w:hAnsi="Times New Roman" w:cs="Times New Roman"/>
                <w:sz w:val="28"/>
                <w:szCs w:val="28"/>
              </w:rPr>
              <w:t xml:space="preserve">Chuyển kiểu dữ liệu giá trị sang kiểu dữ liệu tham chiếu </w:t>
            </w:r>
          </w:p>
          <w:p w:rsidR="006007FF" w:rsidRPr="001F6BA3" w:rsidRDefault="006007FF" w:rsidP="00197C36">
            <w:pPr>
              <w:rPr>
                <w:rFonts w:ascii="Times New Roman" w:hAnsi="Times New Roman" w:cs="Times New Roman"/>
                <w:sz w:val="28"/>
                <w:szCs w:val="28"/>
              </w:rPr>
            </w:pPr>
          </w:p>
          <w:p w:rsidR="006007FF" w:rsidRPr="001F6BA3" w:rsidRDefault="006007FF" w:rsidP="00197C36">
            <w:pPr>
              <w:rPr>
                <w:rFonts w:ascii="Times New Roman" w:hAnsi="Times New Roman" w:cs="Times New Roman"/>
                <w:sz w:val="28"/>
                <w:szCs w:val="28"/>
              </w:rPr>
            </w:pPr>
          </w:p>
          <w:p w:rsidR="006007FF" w:rsidRPr="001F6BA3" w:rsidRDefault="006007FF" w:rsidP="00197C36">
            <w:pPr>
              <w:rPr>
                <w:rFonts w:ascii="Times New Roman" w:hAnsi="Times New Roman" w:cs="Times New Roman"/>
                <w:sz w:val="28"/>
                <w:szCs w:val="28"/>
              </w:rPr>
            </w:pPr>
          </w:p>
          <w:p w:rsidR="006007FF" w:rsidRPr="001F6BA3" w:rsidRDefault="006007FF" w:rsidP="00197C36">
            <w:pPr>
              <w:rPr>
                <w:rFonts w:ascii="Times New Roman" w:hAnsi="Times New Roman" w:cs="Times New Roman"/>
                <w:sz w:val="28"/>
                <w:szCs w:val="28"/>
              </w:rPr>
            </w:pPr>
            <w:r w:rsidRPr="001F6BA3">
              <w:rPr>
                <w:rFonts w:ascii="Times New Roman" w:hAnsi="Times New Roman" w:cs="Times New Roman"/>
                <w:sz w:val="28"/>
                <w:szCs w:val="28"/>
              </w:rPr>
              <w:t>Ngược lại vs boxing</w:t>
            </w:r>
          </w:p>
          <w:p w:rsidR="006C23E3" w:rsidRPr="001F6BA3" w:rsidRDefault="006C23E3" w:rsidP="00197C36">
            <w:pPr>
              <w:rPr>
                <w:rFonts w:ascii="Times New Roman" w:hAnsi="Times New Roman" w:cs="Times New Roman"/>
                <w:sz w:val="28"/>
                <w:szCs w:val="28"/>
              </w:rPr>
            </w:pPr>
          </w:p>
          <w:p w:rsidR="006C23E3" w:rsidRPr="001F6BA3" w:rsidRDefault="006C23E3" w:rsidP="00197C36">
            <w:pPr>
              <w:rPr>
                <w:rFonts w:ascii="Times New Roman" w:hAnsi="Times New Roman" w:cs="Times New Roman"/>
                <w:sz w:val="28"/>
                <w:szCs w:val="28"/>
              </w:rPr>
            </w:pPr>
          </w:p>
          <w:p w:rsidR="006C23E3" w:rsidRPr="001F6BA3" w:rsidRDefault="006C23E3" w:rsidP="00197C36">
            <w:pPr>
              <w:rPr>
                <w:rFonts w:ascii="Times New Roman" w:hAnsi="Times New Roman" w:cs="Times New Roman"/>
                <w:sz w:val="28"/>
                <w:szCs w:val="28"/>
              </w:rPr>
            </w:pPr>
          </w:p>
          <w:p w:rsidR="006C23E3" w:rsidRPr="001F6BA3" w:rsidRDefault="006C23E3" w:rsidP="00197C36">
            <w:pPr>
              <w:rPr>
                <w:rFonts w:ascii="Times New Roman" w:hAnsi="Times New Roman" w:cs="Times New Roman"/>
                <w:sz w:val="28"/>
                <w:szCs w:val="28"/>
              </w:rPr>
            </w:pPr>
          </w:p>
          <w:p w:rsidR="006C23E3" w:rsidRPr="001F6BA3" w:rsidRDefault="006C23E3" w:rsidP="00197C36">
            <w:pPr>
              <w:rPr>
                <w:rFonts w:ascii="Times New Roman" w:hAnsi="Times New Roman" w:cs="Times New Roman"/>
                <w:sz w:val="28"/>
                <w:szCs w:val="28"/>
              </w:rPr>
            </w:pPr>
          </w:p>
          <w:p w:rsidR="006C23E3" w:rsidRPr="001F6BA3" w:rsidRDefault="006C23E3" w:rsidP="00197C36">
            <w:pPr>
              <w:rPr>
                <w:rFonts w:ascii="Times New Roman" w:hAnsi="Times New Roman" w:cs="Times New Roman"/>
                <w:sz w:val="28"/>
                <w:szCs w:val="28"/>
              </w:rPr>
            </w:pPr>
          </w:p>
          <w:p w:rsidR="006C23E3" w:rsidRPr="001F6BA3" w:rsidRDefault="006C23E3" w:rsidP="00197C36">
            <w:pPr>
              <w:rPr>
                <w:rFonts w:ascii="Times New Roman" w:hAnsi="Times New Roman" w:cs="Times New Roman"/>
                <w:sz w:val="28"/>
                <w:szCs w:val="28"/>
              </w:rPr>
            </w:pPr>
            <w:r w:rsidRPr="001F6BA3">
              <w:rPr>
                <w:rFonts w:ascii="Times New Roman" w:hAnsi="Times New Roman" w:cs="Times New Roman"/>
                <w:sz w:val="28"/>
                <w:szCs w:val="28"/>
              </w:rPr>
              <w:t>Hình Minh Họa</w:t>
            </w:r>
          </w:p>
          <w:p w:rsidR="006C23E3" w:rsidRPr="001F6BA3" w:rsidRDefault="006C23E3" w:rsidP="00197C36">
            <w:pPr>
              <w:rPr>
                <w:rFonts w:ascii="Times New Roman" w:hAnsi="Times New Roman" w:cs="Times New Roman"/>
                <w:sz w:val="28"/>
                <w:szCs w:val="28"/>
              </w:rPr>
            </w:pPr>
          </w:p>
        </w:tc>
        <w:tc>
          <w:tcPr>
            <w:tcW w:w="6750" w:type="dxa"/>
            <w:gridSpan w:val="2"/>
          </w:tcPr>
          <w:p w:rsidR="00DB5ADF" w:rsidRPr="001F6BA3" w:rsidRDefault="00DB5ADF" w:rsidP="00DB5ADF">
            <w:pPr>
              <w:rPr>
                <w:rFonts w:ascii="Times New Roman" w:hAnsi="Times New Roman" w:cs="Times New Roman"/>
                <w:sz w:val="28"/>
                <w:szCs w:val="28"/>
              </w:rPr>
            </w:pPr>
          </w:p>
          <w:p w:rsidR="00E9175D" w:rsidRPr="001F6BA3" w:rsidRDefault="00E9175D" w:rsidP="00DB5ADF">
            <w:pPr>
              <w:rPr>
                <w:rFonts w:ascii="Times New Roman" w:hAnsi="Times New Roman" w:cs="Times New Roman"/>
                <w:sz w:val="28"/>
                <w:szCs w:val="28"/>
              </w:rPr>
            </w:pPr>
          </w:p>
          <w:p w:rsidR="00E9175D" w:rsidRPr="001F6BA3" w:rsidRDefault="00E9175D" w:rsidP="00DB5ADF">
            <w:pPr>
              <w:rPr>
                <w:rFonts w:ascii="Times New Roman" w:hAnsi="Times New Roman" w:cs="Times New Roman"/>
                <w:sz w:val="28"/>
                <w:szCs w:val="28"/>
              </w:rPr>
            </w:pPr>
          </w:p>
          <w:p w:rsidR="00E9175D" w:rsidRPr="001F6BA3" w:rsidRDefault="00E9175D" w:rsidP="00DB5ADF">
            <w:pPr>
              <w:rPr>
                <w:rFonts w:ascii="Times New Roman" w:hAnsi="Times New Roman" w:cs="Times New Roman"/>
                <w:sz w:val="28"/>
                <w:szCs w:val="28"/>
              </w:rPr>
            </w:pPr>
          </w:p>
          <w:p w:rsidR="00E9175D" w:rsidRPr="001F6BA3" w:rsidRDefault="00E9175D" w:rsidP="00DB5ADF">
            <w:pPr>
              <w:rPr>
                <w:rFonts w:ascii="Times New Roman" w:hAnsi="Times New Roman" w:cs="Times New Roman"/>
                <w:sz w:val="28"/>
                <w:szCs w:val="28"/>
              </w:rPr>
            </w:pPr>
          </w:p>
          <w:p w:rsidR="00E9175D" w:rsidRPr="001F6BA3" w:rsidRDefault="00E9175D" w:rsidP="00DB5ADF">
            <w:pPr>
              <w:rPr>
                <w:rFonts w:ascii="Times New Roman" w:hAnsi="Times New Roman" w:cs="Times New Roman"/>
                <w:sz w:val="28"/>
                <w:szCs w:val="28"/>
              </w:rPr>
            </w:pPr>
          </w:p>
          <w:p w:rsidR="00E9175D" w:rsidRPr="001F6BA3" w:rsidRDefault="00E9175D" w:rsidP="00DB5ADF">
            <w:pPr>
              <w:rPr>
                <w:rFonts w:ascii="Times New Roman" w:hAnsi="Times New Roman" w:cs="Times New Roman"/>
                <w:sz w:val="28"/>
                <w:szCs w:val="28"/>
              </w:rPr>
            </w:pPr>
          </w:p>
          <w:p w:rsidR="00E9175D" w:rsidRPr="001F6BA3" w:rsidRDefault="00E9175D" w:rsidP="00DB5ADF">
            <w:pPr>
              <w:rPr>
                <w:rFonts w:ascii="Times New Roman" w:hAnsi="Times New Roman" w:cs="Times New Roman"/>
                <w:sz w:val="28"/>
                <w:szCs w:val="28"/>
              </w:rPr>
            </w:pPr>
          </w:p>
          <w:p w:rsidR="00E9175D" w:rsidRPr="001F6BA3" w:rsidRDefault="00E9175D" w:rsidP="00DB5ADF">
            <w:pPr>
              <w:rPr>
                <w:rFonts w:ascii="Times New Roman" w:hAnsi="Times New Roman" w:cs="Times New Roman"/>
                <w:sz w:val="28"/>
                <w:szCs w:val="28"/>
              </w:rPr>
            </w:pPr>
          </w:p>
          <w:p w:rsidR="00E9175D" w:rsidRPr="001F6BA3" w:rsidRDefault="00E9175D" w:rsidP="00DB5ADF">
            <w:pPr>
              <w:rPr>
                <w:rFonts w:ascii="Times New Roman" w:hAnsi="Times New Roman" w:cs="Times New Roman"/>
                <w:sz w:val="28"/>
                <w:szCs w:val="28"/>
              </w:rPr>
            </w:pPr>
          </w:p>
          <w:p w:rsidR="00E9175D" w:rsidRPr="001F6BA3" w:rsidRDefault="00E9175D" w:rsidP="00DB5ADF">
            <w:pPr>
              <w:rPr>
                <w:rFonts w:ascii="Times New Roman" w:hAnsi="Times New Roman" w:cs="Times New Roman"/>
                <w:sz w:val="28"/>
                <w:szCs w:val="28"/>
              </w:rPr>
            </w:pPr>
          </w:p>
          <w:p w:rsidR="00E9175D" w:rsidRPr="001F6BA3" w:rsidRDefault="00E9175D" w:rsidP="00DB5ADF">
            <w:pPr>
              <w:rPr>
                <w:rFonts w:ascii="Times New Roman" w:hAnsi="Times New Roman" w:cs="Times New Roman"/>
                <w:sz w:val="28"/>
                <w:szCs w:val="28"/>
              </w:rPr>
            </w:pPr>
          </w:p>
          <w:p w:rsidR="00E9175D" w:rsidRPr="001F6BA3" w:rsidRDefault="00E9175D" w:rsidP="00DB5ADF">
            <w:pPr>
              <w:rPr>
                <w:rFonts w:ascii="Times New Roman" w:hAnsi="Times New Roman" w:cs="Times New Roman"/>
                <w:sz w:val="28"/>
                <w:szCs w:val="28"/>
              </w:rPr>
            </w:pPr>
          </w:p>
          <w:p w:rsidR="00E9175D" w:rsidRPr="001F6BA3" w:rsidRDefault="00E9175D" w:rsidP="00DB5ADF">
            <w:pPr>
              <w:rPr>
                <w:rFonts w:ascii="Times New Roman" w:hAnsi="Times New Roman" w:cs="Times New Roman"/>
                <w:sz w:val="28"/>
                <w:szCs w:val="28"/>
              </w:rPr>
            </w:pPr>
          </w:p>
          <w:p w:rsidR="00E9175D" w:rsidRPr="001F6BA3" w:rsidRDefault="00E9175D" w:rsidP="00DB5ADF">
            <w:pPr>
              <w:rPr>
                <w:rFonts w:ascii="Times New Roman" w:hAnsi="Times New Roman" w:cs="Times New Roman"/>
                <w:sz w:val="28"/>
                <w:szCs w:val="28"/>
              </w:rPr>
            </w:pPr>
          </w:p>
          <w:p w:rsidR="00E9175D" w:rsidRPr="001F6BA3" w:rsidRDefault="00E9175D" w:rsidP="00DB5ADF">
            <w:pPr>
              <w:rPr>
                <w:rFonts w:ascii="Times New Roman" w:hAnsi="Times New Roman" w:cs="Times New Roman"/>
                <w:sz w:val="28"/>
                <w:szCs w:val="28"/>
              </w:rPr>
            </w:pPr>
            <w:r w:rsidRPr="001F6BA3">
              <w:rPr>
                <w:rFonts w:ascii="Times New Roman" w:hAnsi="Times New Roman" w:cs="Times New Roman"/>
                <w:sz w:val="28"/>
                <w:szCs w:val="28"/>
              </w:rPr>
              <w:t>Int value  =109;</w:t>
            </w:r>
          </w:p>
          <w:p w:rsidR="00E9175D" w:rsidRPr="001F6BA3" w:rsidRDefault="00E9175D" w:rsidP="00DB5ADF">
            <w:pPr>
              <w:rPr>
                <w:rFonts w:ascii="Times New Roman" w:hAnsi="Times New Roman" w:cs="Times New Roman"/>
                <w:sz w:val="28"/>
                <w:szCs w:val="28"/>
              </w:rPr>
            </w:pPr>
            <w:r w:rsidRPr="001F6BA3">
              <w:rPr>
                <w:rFonts w:ascii="Times New Roman" w:hAnsi="Times New Roman" w:cs="Times New Roman"/>
                <w:sz w:val="28"/>
                <w:szCs w:val="28"/>
              </w:rPr>
              <w:t xml:space="preserve">Object  objectValue  = value; </w:t>
            </w:r>
          </w:p>
          <w:p w:rsidR="00E9175D" w:rsidRPr="001F6BA3" w:rsidRDefault="00E9175D" w:rsidP="00DB5ADF">
            <w:pPr>
              <w:rPr>
                <w:rFonts w:ascii="Times New Roman" w:hAnsi="Times New Roman" w:cs="Times New Roman"/>
                <w:sz w:val="28"/>
                <w:szCs w:val="28"/>
              </w:rPr>
            </w:pPr>
            <w:r w:rsidRPr="001F6BA3">
              <w:rPr>
                <w:rFonts w:ascii="Times New Roman" w:hAnsi="Times New Roman" w:cs="Times New Roman"/>
                <w:sz w:val="28"/>
                <w:szCs w:val="28"/>
              </w:rPr>
              <w:t>Ban đầu value có kiểu dữ liệu là int nhưng khi boxing thì giá trị value s3 tham chiếu cho objectValue thành kiểu object   objectValue  = 109;</w:t>
            </w:r>
          </w:p>
          <w:p w:rsidR="00E15859" w:rsidRPr="001F6BA3" w:rsidRDefault="00E15859" w:rsidP="00DB5ADF">
            <w:pPr>
              <w:rPr>
                <w:rFonts w:ascii="Times New Roman" w:hAnsi="Times New Roman" w:cs="Times New Roman"/>
                <w:sz w:val="28"/>
                <w:szCs w:val="28"/>
              </w:rPr>
            </w:pPr>
          </w:p>
          <w:p w:rsidR="00E15859" w:rsidRPr="001F6BA3" w:rsidRDefault="00E15859" w:rsidP="00E15859">
            <w:pPr>
              <w:rPr>
                <w:rFonts w:ascii="Times New Roman" w:hAnsi="Times New Roman" w:cs="Times New Roman"/>
                <w:sz w:val="28"/>
                <w:szCs w:val="28"/>
              </w:rPr>
            </w:pPr>
            <w:r w:rsidRPr="001F6BA3">
              <w:rPr>
                <w:rFonts w:ascii="Times New Roman" w:hAnsi="Times New Roman" w:cs="Times New Roman"/>
                <w:sz w:val="28"/>
                <w:szCs w:val="28"/>
              </w:rPr>
              <w:t>Vd: Int value  =109;</w:t>
            </w:r>
          </w:p>
          <w:p w:rsidR="00E15859" w:rsidRPr="001F6BA3" w:rsidRDefault="00E15859" w:rsidP="00E15859">
            <w:pPr>
              <w:rPr>
                <w:rFonts w:ascii="Times New Roman" w:hAnsi="Times New Roman" w:cs="Times New Roman"/>
                <w:sz w:val="28"/>
                <w:szCs w:val="28"/>
              </w:rPr>
            </w:pPr>
            <w:r w:rsidRPr="001F6BA3">
              <w:rPr>
                <w:rFonts w:ascii="Times New Roman" w:hAnsi="Times New Roman" w:cs="Times New Roman"/>
                <w:sz w:val="28"/>
                <w:szCs w:val="28"/>
              </w:rPr>
              <w:t xml:space="preserve">Object  objectValue  = value; </w:t>
            </w:r>
          </w:p>
          <w:p w:rsidR="00E15859" w:rsidRPr="001F6BA3" w:rsidRDefault="00E15859" w:rsidP="00DB5ADF">
            <w:pPr>
              <w:rPr>
                <w:rFonts w:ascii="Times New Roman" w:hAnsi="Times New Roman" w:cs="Times New Roman"/>
                <w:sz w:val="28"/>
                <w:szCs w:val="28"/>
              </w:rPr>
            </w:pPr>
          </w:p>
          <w:p w:rsidR="00E15859" w:rsidRPr="001F6BA3" w:rsidRDefault="00E15859" w:rsidP="00DB5ADF">
            <w:pPr>
              <w:rPr>
                <w:rFonts w:ascii="Times New Roman" w:hAnsi="Times New Roman" w:cs="Times New Roman"/>
                <w:sz w:val="28"/>
                <w:szCs w:val="28"/>
              </w:rPr>
            </w:pPr>
            <w:r w:rsidRPr="001F6BA3">
              <w:rPr>
                <w:rFonts w:ascii="Times New Roman" w:hAnsi="Times New Roman" w:cs="Times New Roman"/>
                <w:sz w:val="28"/>
                <w:szCs w:val="28"/>
              </w:rPr>
              <w:t>Int newValue = (int)objectValue;</w:t>
            </w:r>
          </w:p>
          <w:p w:rsidR="00BD398A" w:rsidRPr="001F6BA3" w:rsidRDefault="00BD398A" w:rsidP="006C23E3">
            <w:pPr>
              <w:rPr>
                <w:rFonts w:ascii="Times New Roman" w:hAnsi="Times New Roman" w:cs="Times New Roman"/>
                <w:noProof/>
                <w:sz w:val="28"/>
                <w:szCs w:val="28"/>
              </w:rPr>
            </w:pPr>
            <w:r w:rsidRPr="001F6BA3">
              <w:rPr>
                <w:rFonts w:ascii="Times New Roman" w:hAnsi="Times New Roman" w:cs="Times New Roman"/>
                <w:sz w:val="28"/>
                <w:szCs w:val="28"/>
              </w:rPr>
              <w:t>Lưu ý kiểm tra kiểu dữ liệu xem có giống nhau hay k nếu k giống thì khi chạy sẽ báo lỗi</w:t>
            </w:r>
          </w:p>
          <w:p w:rsidR="006C23E3" w:rsidRPr="001F6BA3" w:rsidRDefault="006C23E3" w:rsidP="006C23E3">
            <w:pPr>
              <w:rPr>
                <w:rFonts w:ascii="Times New Roman" w:hAnsi="Times New Roman" w:cs="Times New Roman"/>
                <w:noProof/>
                <w:sz w:val="28"/>
                <w:szCs w:val="28"/>
              </w:rPr>
            </w:pPr>
          </w:p>
          <w:p w:rsidR="006C23E3" w:rsidRPr="001F6BA3" w:rsidRDefault="006C23E3" w:rsidP="006C23E3">
            <w:pPr>
              <w:rPr>
                <w:rFonts w:ascii="Times New Roman" w:hAnsi="Times New Roman" w:cs="Times New Roman"/>
                <w:sz w:val="28"/>
                <w:szCs w:val="28"/>
              </w:rPr>
            </w:pPr>
            <w:r w:rsidRPr="001F6BA3">
              <w:rPr>
                <w:rFonts w:ascii="Times New Roman" w:hAnsi="Times New Roman" w:cs="Times New Roman"/>
                <w:noProof/>
                <w:sz w:val="28"/>
                <w:szCs w:val="28"/>
              </w:rPr>
              <w:drawing>
                <wp:inline distT="0" distB="0" distL="0" distR="0" wp14:anchorId="1D1039A2" wp14:editId="127FB1E1">
                  <wp:extent cx="3914775" cy="2428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14775" cy="2428875"/>
                          </a:xfrm>
                          <a:prstGeom prst="rect">
                            <a:avLst/>
                          </a:prstGeom>
                        </pic:spPr>
                      </pic:pic>
                    </a:graphicData>
                  </a:graphic>
                </wp:inline>
              </w:drawing>
            </w:r>
          </w:p>
        </w:tc>
      </w:tr>
      <w:tr w:rsidR="00DB5ADF" w:rsidRPr="001F6BA3" w:rsidTr="00013A0D">
        <w:trPr>
          <w:trHeight w:val="3930"/>
        </w:trPr>
        <w:tc>
          <w:tcPr>
            <w:tcW w:w="2160" w:type="dxa"/>
          </w:tcPr>
          <w:p w:rsidR="009C7ED7" w:rsidRPr="001F6BA3" w:rsidRDefault="00EF7208" w:rsidP="00DB5ADF">
            <w:pPr>
              <w:rPr>
                <w:rFonts w:ascii="Times New Roman" w:hAnsi="Times New Roman" w:cs="Times New Roman"/>
                <w:b/>
                <w:sz w:val="28"/>
                <w:szCs w:val="28"/>
              </w:rPr>
            </w:pPr>
            <w:r w:rsidRPr="001F6BA3">
              <w:rPr>
                <w:rFonts w:ascii="Times New Roman" w:hAnsi="Times New Roman" w:cs="Times New Roman"/>
                <w:b/>
                <w:sz w:val="28"/>
                <w:szCs w:val="28"/>
              </w:rPr>
              <w:lastRenderedPageBreak/>
              <w:t xml:space="preserve">Var </w:t>
            </w:r>
          </w:p>
          <w:p w:rsidR="009C7ED7" w:rsidRPr="001F6BA3" w:rsidRDefault="009C7ED7" w:rsidP="00DB5ADF">
            <w:pPr>
              <w:rPr>
                <w:rFonts w:ascii="Times New Roman" w:hAnsi="Times New Roman" w:cs="Times New Roman"/>
                <w:sz w:val="28"/>
                <w:szCs w:val="28"/>
              </w:rPr>
            </w:pPr>
          </w:p>
          <w:p w:rsidR="00013A0D" w:rsidRPr="001F6BA3" w:rsidRDefault="00EF7208" w:rsidP="00DB5ADF">
            <w:pPr>
              <w:rPr>
                <w:rFonts w:ascii="Times New Roman" w:hAnsi="Times New Roman" w:cs="Times New Roman"/>
                <w:sz w:val="28"/>
                <w:szCs w:val="28"/>
              </w:rPr>
            </w:pPr>
            <w:r w:rsidRPr="001F6BA3">
              <w:rPr>
                <w:rFonts w:ascii="Times New Roman" w:hAnsi="Times New Roman" w:cs="Times New Roman"/>
                <w:sz w:val="28"/>
                <w:szCs w:val="28"/>
              </w:rPr>
              <w:t>(là từ khóa</w:t>
            </w:r>
            <w:r w:rsidR="00D93E32" w:rsidRPr="001F6BA3">
              <w:rPr>
                <w:rFonts w:ascii="Times New Roman" w:hAnsi="Times New Roman" w:cs="Times New Roman"/>
                <w:sz w:val="28"/>
                <w:szCs w:val="28"/>
              </w:rPr>
              <w:t xml:space="preserve"> hổ trợ</w:t>
            </w:r>
            <w:r w:rsidRPr="001F6BA3">
              <w:rPr>
                <w:rFonts w:ascii="Times New Roman" w:hAnsi="Times New Roman" w:cs="Times New Roman"/>
                <w:sz w:val="28"/>
                <w:szCs w:val="28"/>
              </w:rPr>
              <w:t xml:space="preserve"> khai báo </w:t>
            </w:r>
            <w:r w:rsidR="00D93E32" w:rsidRPr="001F6BA3">
              <w:rPr>
                <w:rFonts w:ascii="Times New Roman" w:hAnsi="Times New Roman" w:cs="Times New Roman"/>
                <w:sz w:val="28"/>
                <w:szCs w:val="28"/>
              </w:rPr>
              <w:t xml:space="preserve">biến </w:t>
            </w:r>
            <w:r w:rsidRPr="001F6BA3">
              <w:rPr>
                <w:rFonts w:ascii="Times New Roman" w:hAnsi="Times New Roman" w:cs="Times New Roman"/>
                <w:sz w:val="28"/>
                <w:szCs w:val="28"/>
              </w:rPr>
              <w:t>mà k cần kiểu dữ liệu</w:t>
            </w:r>
            <w:r w:rsidR="00105692" w:rsidRPr="001F6BA3">
              <w:rPr>
                <w:rFonts w:ascii="Times New Roman" w:hAnsi="Times New Roman" w:cs="Times New Roman"/>
                <w:sz w:val="28"/>
                <w:szCs w:val="28"/>
              </w:rPr>
              <w:t>, kiểu dữ liệu sẽ dc xác định khi  gán giá trị biến lúc đó chương trình sẽ tự ép kiểu về cho biến</w:t>
            </w:r>
            <w:r w:rsidRPr="001F6BA3">
              <w:rPr>
                <w:rFonts w:ascii="Times New Roman" w:hAnsi="Times New Roman" w:cs="Times New Roman"/>
                <w:sz w:val="28"/>
                <w:szCs w:val="28"/>
              </w:rPr>
              <w:t>)</w:t>
            </w:r>
          </w:p>
        </w:tc>
        <w:tc>
          <w:tcPr>
            <w:tcW w:w="2790" w:type="dxa"/>
          </w:tcPr>
          <w:p w:rsidR="00DB5ADF" w:rsidRPr="001F6BA3" w:rsidRDefault="008F1A68" w:rsidP="00DB5ADF">
            <w:pPr>
              <w:rPr>
                <w:rFonts w:ascii="Times New Roman" w:hAnsi="Times New Roman" w:cs="Times New Roman"/>
                <w:sz w:val="28"/>
                <w:szCs w:val="28"/>
              </w:rPr>
            </w:pPr>
            <w:r w:rsidRPr="001F6BA3">
              <w:rPr>
                <w:rFonts w:ascii="Times New Roman" w:hAnsi="Times New Roman" w:cs="Times New Roman"/>
                <w:sz w:val="28"/>
                <w:szCs w:val="28"/>
              </w:rPr>
              <w:t xml:space="preserve">Var phải dc khởi tạo </w:t>
            </w:r>
            <w:r w:rsidR="00146F24" w:rsidRPr="001F6BA3">
              <w:rPr>
                <w:rFonts w:ascii="Times New Roman" w:hAnsi="Times New Roman" w:cs="Times New Roman"/>
                <w:sz w:val="28"/>
                <w:szCs w:val="28"/>
              </w:rPr>
              <w:t>khi dc khai báo</w:t>
            </w:r>
            <w:r w:rsidRPr="001F6BA3">
              <w:rPr>
                <w:rFonts w:ascii="Times New Roman" w:hAnsi="Times New Roman" w:cs="Times New Roman"/>
                <w:sz w:val="28"/>
                <w:szCs w:val="28"/>
              </w:rPr>
              <w:t xml:space="preserve"> và k dc null</w:t>
            </w:r>
          </w:p>
          <w:p w:rsidR="002C781A" w:rsidRPr="001F6BA3" w:rsidRDefault="002C781A" w:rsidP="00DB5ADF">
            <w:pPr>
              <w:rPr>
                <w:rFonts w:ascii="Times New Roman" w:hAnsi="Times New Roman" w:cs="Times New Roman"/>
                <w:sz w:val="28"/>
                <w:szCs w:val="28"/>
              </w:rPr>
            </w:pPr>
            <w:r w:rsidRPr="001F6BA3">
              <w:rPr>
                <w:rFonts w:ascii="Times New Roman" w:hAnsi="Times New Roman" w:cs="Times New Roman"/>
                <w:sz w:val="28"/>
                <w:szCs w:val="28"/>
              </w:rPr>
              <w:t>Var</w:t>
            </w:r>
            <w:r w:rsidR="009E2CDC" w:rsidRPr="001F6BA3">
              <w:rPr>
                <w:rFonts w:ascii="Times New Roman" w:hAnsi="Times New Roman" w:cs="Times New Roman"/>
                <w:sz w:val="28"/>
                <w:szCs w:val="28"/>
              </w:rPr>
              <w:t xml:space="preserve"> là từ khóa</w:t>
            </w:r>
            <w:r w:rsidRPr="001F6BA3">
              <w:rPr>
                <w:rFonts w:ascii="Times New Roman" w:hAnsi="Times New Roman" w:cs="Times New Roman"/>
                <w:sz w:val="28"/>
                <w:szCs w:val="28"/>
              </w:rPr>
              <w:t xml:space="preserve"> k phải kiểu dữ liệu thường dc dùng trong duyệt mảng foreach</w:t>
            </w:r>
          </w:p>
        </w:tc>
        <w:tc>
          <w:tcPr>
            <w:tcW w:w="6750" w:type="dxa"/>
            <w:gridSpan w:val="2"/>
          </w:tcPr>
          <w:p w:rsidR="00DB5ADF" w:rsidRPr="001F6BA3" w:rsidRDefault="009E2CDC" w:rsidP="00DB5ADF">
            <w:pPr>
              <w:rPr>
                <w:rFonts w:ascii="Times New Roman" w:hAnsi="Times New Roman" w:cs="Times New Roman"/>
                <w:sz w:val="28"/>
                <w:szCs w:val="28"/>
              </w:rPr>
            </w:pPr>
            <w:r w:rsidRPr="001F6BA3">
              <w:rPr>
                <w:rFonts w:ascii="Times New Roman" w:hAnsi="Times New Roman" w:cs="Times New Roman"/>
                <w:sz w:val="28"/>
                <w:szCs w:val="28"/>
              </w:rPr>
              <w:t>Vd: var  varString = “Quốc Khánh”</w:t>
            </w:r>
          </w:p>
          <w:p w:rsidR="009E2CDC" w:rsidRPr="001F6BA3" w:rsidRDefault="009E2CDC" w:rsidP="00DB5ADF">
            <w:pPr>
              <w:rPr>
                <w:rFonts w:ascii="Times New Roman" w:hAnsi="Times New Roman" w:cs="Times New Roman"/>
                <w:sz w:val="28"/>
                <w:szCs w:val="28"/>
              </w:rPr>
            </w:pPr>
            <w:r w:rsidRPr="001F6BA3">
              <w:rPr>
                <w:rFonts w:ascii="Times New Roman" w:hAnsi="Times New Roman" w:cs="Times New Roman"/>
                <w:sz w:val="28"/>
                <w:szCs w:val="28"/>
              </w:rPr>
              <w:t>Với : var là từ khóa</w:t>
            </w:r>
          </w:p>
          <w:p w:rsidR="009E2CDC" w:rsidRPr="001F6BA3" w:rsidRDefault="009E2CDC" w:rsidP="00DB5ADF">
            <w:pPr>
              <w:rPr>
                <w:rFonts w:ascii="Times New Roman" w:hAnsi="Times New Roman" w:cs="Times New Roman"/>
                <w:sz w:val="28"/>
                <w:szCs w:val="28"/>
              </w:rPr>
            </w:pPr>
            <w:r w:rsidRPr="001F6BA3">
              <w:rPr>
                <w:rFonts w:ascii="Times New Roman" w:hAnsi="Times New Roman" w:cs="Times New Roman"/>
                <w:sz w:val="28"/>
                <w:szCs w:val="28"/>
              </w:rPr>
              <w:t>varString là tên biến</w:t>
            </w:r>
          </w:p>
        </w:tc>
      </w:tr>
      <w:tr w:rsidR="00013A0D" w:rsidRPr="001F6BA3" w:rsidTr="00013A0D">
        <w:trPr>
          <w:trHeight w:val="142"/>
        </w:trPr>
        <w:tc>
          <w:tcPr>
            <w:tcW w:w="2160" w:type="dxa"/>
          </w:tcPr>
          <w:p w:rsidR="00013A0D" w:rsidRPr="001F6BA3" w:rsidRDefault="00013A0D" w:rsidP="00DB5ADF">
            <w:pPr>
              <w:rPr>
                <w:rFonts w:ascii="Times New Roman" w:hAnsi="Times New Roman" w:cs="Times New Roman"/>
                <w:b/>
                <w:sz w:val="28"/>
                <w:szCs w:val="28"/>
              </w:rPr>
            </w:pPr>
            <w:r w:rsidRPr="001F6BA3">
              <w:rPr>
                <w:rFonts w:ascii="Times New Roman" w:hAnsi="Times New Roman" w:cs="Times New Roman"/>
                <w:b/>
                <w:sz w:val="28"/>
                <w:szCs w:val="28"/>
              </w:rPr>
              <w:t>Kiểu dữ liệu tham chiếu</w:t>
            </w:r>
          </w:p>
          <w:p w:rsidR="00013A0D" w:rsidRPr="001F6BA3" w:rsidRDefault="00013A0D" w:rsidP="00DB5ADF">
            <w:pPr>
              <w:rPr>
                <w:rFonts w:ascii="Times New Roman" w:hAnsi="Times New Roman" w:cs="Times New Roman"/>
                <w:b/>
                <w:sz w:val="28"/>
                <w:szCs w:val="28"/>
              </w:rPr>
            </w:pPr>
          </w:p>
          <w:p w:rsidR="00013A0D" w:rsidRPr="001F6BA3" w:rsidRDefault="00013A0D" w:rsidP="00DB5ADF">
            <w:pPr>
              <w:rPr>
                <w:rFonts w:ascii="Times New Roman" w:hAnsi="Times New Roman" w:cs="Times New Roman"/>
                <w:b/>
                <w:sz w:val="28"/>
                <w:szCs w:val="28"/>
              </w:rPr>
            </w:pPr>
            <w:r w:rsidRPr="001F6BA3">
              <w:rPr>
                <w:rFonts w:ascii="Times New Roman" w:hAnsi="Times New Roman" w:cs="Times New Roman"/>
                <w:b/>
                <w:sz w:val="28"/>
                <w:szCs w:val="28"/>
              </w:rPr>
              <w:t xml:space="preserve">Dynamic </w:t>
            </w:r>
          </w:p>
        </w:tc>
        <w:tc>
          <w:tcPr>
            <w:tcW w:w="2790" w:type="dxa"/>
          </w:tcPr>
          <w:p w:rsidR="00013A0D" w:rsidRPr="001F6BA3" w:rsidRDefault="00013A0D" w:rsidP="00DB5ADF">
            <w:pPr>
              <w:rPr>
                <w:rFonts w:ascii="Times New Roman" w:hAnsi="Times New Roman" w:cs="Times New Roman"/>
                <w:sz w:val="28"/>
                <w:szCs w:val="28"/>
              </w:rPr>
            </w:pPr>
            <w:r w:rsidRPr="001F6BA3">
              <w:rPr>
                <w:rFonts w:ascii="Times New Roman" w:hAnsi="Times New Roman" w:cs="Times New Roman"/>
                <w:sz w:val="28"/>
                <w:szCs w:val="28"/>
              </w:rPr>
              <w:t>Từ khóa dynamic là khái niệm mới đưa vào  c# 4.0</w:t>
            </w:r>
          </w:p>
          <w:p w:rsidR="00013A0D" w:rsidRPr="001F6BA3" w:rsidRDefault="00013A0D" w:rsidP="00DB5ADF">
            <w:pPr>
              <w:rPr>
                <w:rFonts w:ascii="Times New Roman" w:hAnsi="Times New Roman" w:cs="Times New Roman"/>
                <w:sz w:val="28"/>
                <w:szCs w:val="28"/>
              </w:rPr>
            </w:pPr>
          </w:p>
          <w:p w:rsidR="003E2618" w:rsidRPr="001F6BA3" w:rsidRDefault="006E3C19" w:rsidP="00DB5ADF">
            <w:pPr>
              <w:rPr>
                <w:rFonts w:ascii="Times New Roman" w:hAnsi="Times New Roman" w:cs="Times New Roman"/>
                <w:sz w:val="28"/>
                <w:szCs w:val="28"/>
              </w:rPr>
            </w:pPr>
            <w:r w:rsidRPr="001F6BA3">
              <w:rPr>
                <w:rFonts w:ascii="Times New Roman" w:hAnsi="Times New Roman" w:cs="Times New Roman"/>
                <w:sz w:val="28"/>
                <w:szCs w:val="28"/>
              </w:rPr>
              <w:t>Các dối tượng thuộc kiểu dynamic sẽ k biết mình thuộc kiểu dữ liệu nào cho đến khi dc thực thi</w:t>
            </w:r>
            <w:r w:rsidR="004223E4" w:rsidRPr="001F6BA3">
              <w:rPr>
                <w:rFonts w:ascii="Times New Roman" w:hAnsi="Times New Roman" w:cs="Times New Roman"/>
                <w:sz w:val="28"/>
                <w:szCs w:val="28"/>
              </w:rPr>
              <w:t xml:space="preserve"> </w:t>
            </w:r>
          </w:p>
          <w:p w:rsidR="003E2618" w:rsidRPr="001F6BA3" w:rsidRDefault="003E2618" w:rsidP="00DB5ADF">
            <w:pPr>
              <w:rPr>
                <w:rFonts w:ascii="Times New Roman" w:hAnsi="Times New Roman" w:cs="Times New Roman"/>
                <w:sz w:val="28"/>
                <w:szCs w:val="28"/>
              </w:rPr>
            </w:pPr>
          </w:p>
          <w:p w:rsidR="003E2618" w:rsidRPr="001F6BA3" w:rsidRDefault="003E2618" w:rsidP="00DB5ADF">
            <w:pPr>
              <w:rPr>
                <w:rFonts w:ascii="Times New Roman" w:hAnsi="Times New Roman" w:cs="Times New Roman"/>
                <w:sz w:val="28"/>
                <w:szCs w:val="28"/>
              </w:rPr>
            </w:pPr>
            <w:r w:rsidRPr="001F6BA3">
              <w:rPr>
                <w:rFonts w:ascii="Times New Roman" w:hAnsi="Times New Roman" w:cs="Times New Roman"/>
                <w:sz w:val="28"/>
                <w:szCs w:val="28"/>
              </w:rPr>
              <w:t xml:space="preserve">Sự khác nhau giửa object và dynamic </w:t>
            </w:r>
          </w:p>
          <w:p w:rsidR="00885280" w:rsidRPr="001F6BA3" w:rsidRDefault="00885280" w:rsidP="00DB5ADF">
            <w:pPr>
              <w:rPr>
                <w:rFonts w:ascii="Times New Roman" w:hAnsi="Times New Roman" w:cs="Times New Roman"/>
                <w:sz w:val="28"/>
                <w:szCs w:val="28"/>
              </w:rPr>
            </w:pPr>
          </w:p>
          <w:p w:rsidR="00885280" w:rsidRPr="001F6BA3" w:rsidRDefault="00885280" w:rsidP="00DB5ADF">
            <w:pPr>
              <w:rPr>
                <w:rFonts w:ascii="Times New Roman" w:hAnsi="Times New Roman" w:cs="Times New Roman"/>
                <w:sz w:val="28"/>
                <w:szCs w:val="28"/>
              </w:rPr>
            </w:pPr>
          </w:p>
          <w:p w:rsidR="00885280" w:rsidRPr="001F6BA3" w:rsidRDefault="00885280" w:rsidP="00DB5ADF">
            <w:pPr>
              <w:rPr>
                <w:rFonts w:ascii="Times New Roman" w:hAnsi="Times New Roman" w:cs="Times New Roman"/>
                <w:sz w:val="28"/>
                <w:szCs w:val="28"/>
              </w:rPr>
            </w:pPr>
          </w:p>
          <w:p w:rsidR="00885280" w:rsidRPr="001F6BA3" w:rsidRDefault="00885280" w:rsidP="00DB5ADF">
            <w:pPr>
              <w:rPr>
                <w:rFonts w:ascii="Times New Roman" w:hAnsi="Times New Roman" w:cs="Times New Roman"/>
                <w:sz w:val="28"/>
                <w:szCs w:val="28"/>
              </w:rPr>
            </w:pPr>
          </w:p>
          <w:p w:rsidR="00885280" w:rsidRPr="001F6BA3" w:rsidRDefault="00885280" w:rsidP="00DB5ADF">
            <w:pPr>
              <w:rPr>
                <w:rFonts w:ascii="Times New Roman" w:hAnsi="Times New Roman" w:cs="Times New Roman"/>
                <w:sz w:val="28"/>
                <w:szCs w:val="28"/>
              </w:rPr>
            </w:pPr>
          </w:p>
          <w:p w:rsidR="00885280" w:rsidRPr="001F6BA3" w:rsidRDefault="00885280" w:rsidP="00DB5ADF">
            <w:pPr>
              <w:rPr>
                <w:rFonts w:ascii="Times New Roman" w:hAnsi="Times New Roman" w:cs="Times New Roman"/>
                <w:sz w:val="28"/>
                <w:szCs w:val="28"/>
              </w:rPr>
            </w:pPr>
          </w:p>
          <w:p w:rsidR="00885280" w:rsidRPr="001F6BA3" w:rsidRDefault="00885280" w:rsidP="00DB5ADF">
            <w:pPr>
              <w:rPr>
                <w:rFonts w:ascii="Times New Roman" w:hAnsi="Times New Roman" w:cs="Times New Roman"/>
                <w:sz w:val="28"/>
                <w:szCs w:val="28"/>
              </w:rPr>
            </w:pPr>
          </w:p>
          <w:p w:rsidR="00885280" w:rsidRPr="001F6BA3" w:rsidRDefault="00885280" w:rsidP="00DB5ADF">
            <w:pPr>
              <w:rPr>
                <w:rFonts w:ascii="Times New Roman" w:hAnsi="Times New Roman" w:cs="Times New Roman"/>
                <w:sz w:val="28"/>
                <w:szCs w:val="28"/>
              </w:rPr>
            </w:pPr>
            <w:r w:rsidRPr="001F6BA3">
              <w:rPr>
                <w:rFonts w:ascii="Times New Roman" w:hAnsi="Times New Roman" w:cs="Times New Roman"/>
                <w:sz w:val="28"/>
                <w:szCs w:val="28"/>
              </w:rPr>
              <w:t>Phân biệt object , var , dynamic</w:t>
            </w:r>
          </w:p>
          <w:p w:rsidR="00885280" w:rsidRPr="001F6BA3" w:rsidRDefault="00885280" w:rsidP="00DB5ADF">
            <w:pPr>
              <w:rPr>
                <w:rFonts w:ascii="Times New Roman" w:hAnsi="Times New Roman" w:cs="Times New Roman"/>
                <w:sz w:val="28"/>
                <w:szCs w:val="28"/>
              </w:rPr>
            </w:pPr>
          </w:p>
          <w:p w:rsidR="003E2618" w:rsidRPr="001F6BA3" w:rsidRDefault="003E2618" w:rsidP="00DB5ADF">
            <w:pPr>
              <w:rPr>
                <w:rFonts w:ascii="Times New Roman" w:hAnsi="Times New Roman" w:cs="Times New Roman"/>
                <w:sz w:val="28"/>
                <w:szCs w:val="28"/>
              </w:rPr>
            </w:pPr>
          </w:p>
        </w:tc>
        <w:tc>
          <w:tcPr>
            <w:tcW w:w="6750" w:type="dxa"/>
            <w:gridSpan w:val="2"/>
          </w:tcPr>
          <w:p w:rsidR="00013A0D" w:rsidRPr="001F6BA3" w:rsidRDefault="00013A0D" w:rsidP="00DB5ADF">
            <w:pPr>
              <w:rPr>
                <w:rFonts w:ascii="Times New Roman" w:hAnsi="Times New Roman" w:cs="Times New Roman"/>
                <w:sz w:val="28"/>
                <w:szCs w:val="28"/>
              </w:rPr>
            </w:pPr>
            <w:r w:rsidRPr="001F6BA3">
              <w:rPr>
                <w:rFonts w:ascii="Times New Roman" w:hAnsi="Times New Roman" w:cs="Times New Roman"/>
                <w:sz w:val="28"/>
                <w:szCs w:val="28"/>
              </w:rPr>
              <w:t>Vd : khai báo</w:t>
            </w:r>
          </w:p>
          <w:p w:rsidR="00013A0D" w:rsidRPr="001F6BA3" w:rsidRDefault="00013A0D" w:rsidP="00DB5ADF">
            <w:pPr>
              <w:rPr>
                <w:rFonts w:ascii="Times New Roman" w:hAnsi="Times New Roman" w:cs="Times New Roman"/>
                <w:sz w:val="28"/>
                <w:szCs w:val="28"/>
              </w:rPr>
            </w:pPr>
            <w:r w:rsidRPr="001F6BA3">
              <w:rPr>
                <w:rFonts w:ascii="Times New Roman" w:hAnsi="Times New Roman" w:cs="Times New Roman"/>
                <w:sz w:val="28"/>
                <w:szCs w:val="28"/>
              </w:rPr>
              <w:t xml:space="preserve"> </w:t>
            </w:r>
            <w:r w:rsidR="006E3C19" w:rsidRPr="001F6BA3">
              <w:rPr>
                <w:rFonts w:ascii="Times New Roman" w:hAnsi="Times New Roman" w:cs="Times New Roman"/>
                <w:sz w:val="28"/>
                <w:szCs w:val="28"/>
              </w:rPr>
              <w:t>d</w:t>
            </w:r>
            <w:r w:rsidRPr="001F6BA3">
              <w:rPr>
                <w:rFonts w:ascii="Times New Roman" w:hAnsi="Times New Roman" w:cs="Times New Roman"/>
                <w:sz w:val="28"/>
                <w:szCs w:val="28"/>
              </w:rPr>
              <w:t>ynamic tênbiến  = “quốc khánh”</w:t>
            </w:r>
          </w:p>
          <w:p w:rsidR="00013A0D" w:rsidRPr="001F6BA3" w:rsidRDefault="00013A0D" w:rsidP="00DB5ADF">
            <w:pPr>
              <w:rPr>
                <w:rFonts w:ascii="Times New Roman" w:hAnsi="Times New Roman" w:cs="Times New Roman"/>
                <w:sz w:val="28"/>
                <w:szCs w:val="28"/>
              </w:rPr>
            </w:pPr>
          </w:p>
          <w:p w:rsidR="003E2618" w:rsidRPr="001F6BA3" w:rsidRDefault="003E2618" w:rsidP="00DB5ADF">
            <w:pPr>
              <w:rPr>
                <w:rFonts w:ascii="Times New Roman" w:hAnsi="Times New Roman" w:cs="Times New Roman"/>
                <w:sz w:val="28"/>
                <w:szCs w:val="28"/>
              </w:rPr>
            </w:pPr>
          </w:p>
          <w:p w:rsidR="003E2618" w:rsidRPr="001F6BA3" w:rsidRDefault="003E2618" w:rsidP="00DB5ADF">
            <w:pPr>
              <w:rPr>
                <w:rFonts w:ascii="Times New Roman" w:hAnsi="Times New Roman" w:cs="Times New Roman"/>
                <w:sz w:val="28"/>
                <w:szCs w:val="28"/>
              </w:rPr>
            </w:pPr>
          </w:p>
          <w:p w:rsidR="003E2618" w:rsidRPr="001F6BA3" w:rsidRDefault="003E2618" w:rsidP="00DB5ADF">
            <w:pPr>
              <w:rPr>
                <w:rFonts w:ascii="Times New Roman" w:hAnsi="Times New Roman" w:cs="Times New Roman"/>
                <w:sz w:val="28"/>
                <w:szCs w:val="28"/>
              </w:rPr>
            </w:pPr>
          </w:p>
          <w:p w:rsidR="003E2618" w:rsidRPr="001F6BA3" w:rsidRDefault="003E2618" w:rsidP="00DB5ADF">
            <w:pPr>
              <w:rPr>
                <w:rFonts w:ascii="Times New Roman" w:hAnsi="Times New Roman" w:cs="Times New Roman"/>
                <w:sz w:val="28"/>
                <w:szCs w:val="28"/>
              </w:rPr>
            </w:pPr>
          </w:p>
          <w:p w:rsidR="003E2618" w:rsidRPr="001F6BA3" w:rsidRDefault="003E2618" w:rsidP="00DB5ADF">
            <w:pPr>
              <w:rPr>
                <w:rFonts w:ascii="Times New Roman" w:hAnsi="Times New Roman" w:cs="Times New Roman"/>
                <w:sz w:val="28"/>
                <w:szCs w:val="28"/>
              </w:rPr>
            </w:pPr>
          </w:p>
          <w:p w:rsidR="003E2618" w:rsidRPr="001F6BA3" w:rsidRDefault="003E2618" w:rsidP="00DB5ADF">
            <w:pPr>
              <w:rPr>
                <w:rFonts w:ascii="Times New Roman" w:hAnsi="Times New Roman" w:cs="Times New Roman"/>
                <w:sz w:val="28"/>
                <w:szCs w:val="28"/>
              </w:rPr>
            </w:pPr>
          </w:p>
          <w:p w:rsidR="003E2618" w:rsidRPr="001F6BA3" w:rsidRDefault="003E2618" w:rsidP="00DB5ADF">
            <w:pPr>
              <w:rPr>
                <w:rFonts w:ascii="Times New Roman" w:hAnsi="Times New Roman" w:cs="Times New Roman"/>
                <w:sz w:val="28"/>
                <w:szCs w:val="28"/>
              </w:rPr>
            </w:pPr>
          </w:p>
          <w:p w:rsidR="003E2618" w:rsidRPr="001F6BA3" w:rsidRDefault="003E2618" w:rsidP="00DB5ADF">
            <w:pPr>
              <w:rPr>
                <w:rFonts w:ascii="Times New Roman" w:hAnsi="Times New Roman" w:cs="Times New Roman"/>
                <w:sz w:val="28"/>
                <w:szCs w:val="28"/>
              </w:rPr>
            </w:pPr>
            <w:r w:rsidRPr="001F6BA3">
              <w:rPr>
                <w:rFonts w:ascii="Times New Roman" w:hAnsi="Times New Roman" w:cs="Times New Roman"/>
                <w:sz w:val="28"/>
                <w:szCs w:val="28"/>
              </w:rPr>
              <w:t>Ta khai báo biến stringValue  kiểu object</w:t>
            </w:r>
          </w:p>
          <w:p w:rsidR="003E2618" w:rsidRPr="001F6BA3" w:rsidRDefault="003E2618" w:rsidP="003E2618">
            <w:pPr>
              <w:rPr>
                <w:rFonts w:ascii="Times New Roman" w:hAnsi="Times New Roman" w:cs="Times New Roman"/>
                <w:sz w:val="28"/>
                <w:szCs w:val="28"/>
              </w:rPr>
            </w:pPr>
            <w:r w:rsidRPr="001F6BA3">
              <w:rPr>
                <w:rFonts w:ascii="Times New Roman" w:hAnsi="Times New Roman" w:cs="Times New Roman"/>
                <w:sz w:val="28"/>
                <w:szCs w:val="28"/>
              </w:rPr>
              <w:t>object   stringValue = “quốc khánh”</w:t>
            </w:r>
          </w:p>
          <w:p w:rsidR="003E2618" w:rsidRPr="001F6BA3" w:rsidRDefault="003E2618" w:rsidP="003E2618">
            <w:pPr>
              <w:rPr>
                <w:rFonts w:ascii="Times New Roman" w:hAnsi="Times New Roman" w:cs="Times New Roman"/>
                <w:sz w:val="28"/>
                <w:szCs w:val="28"/>
              </w:rPr>
            </w:pPr>
          </w:p>
          <w:p w:rsidR="003E2618" w:rsidRPr="001F6BA3" w:rsidRDefault="003E2618" w:rsidP="003E2618">
            <w:pPr>
              <w:rPr>
                <w:rFonts w:ascii="Times New Roman" w:hAnsi="Times New Roman" w:cs="Times New Roman"/>
                <w:sz w:val="28"/>
                <w:szCs w:val="28"/>
              </w:rPr>
            </w:pPr>
            <w:r w:rsidRPr="001F6BA3">
              <w:rPr>
                <w:rFonts w:ascii="Times New Roman" w:hAnsi="Times New Roman" w:cs="Times New Roman"/>
                <w:sz w:val="28"/>
                <w:szCs w:val="28"/>
              </w:rPr>
              <w:t xml:space="preserve">Chúng ta điều biết kiểu chuỗi k hổ trợ toán tử vậy nếu như ta tạo ra  (stringValue++;)  thì nếu như kiểu object thì sẽ báo lỗi ngay tại stringValue này </w:t>
            </w:r>
          </w:p>
          <w:p w:rsidR="003E2618" w:rsidRPr="001F6BA3" w:rsidRDefault="003E2618" w:rsidP="003E2618">
            <w:pPr>
              <w:rPr>
                <w:rFonts w:ascii="Times New Roman" w:hAnsi="Times New Roman" w:cs="Times New Roman"/>
                <w:sz w:val="28"/>
                <w:szCs w:val="28"/>
              </w:rPr>
            </w:pPr>
            <w:r w:rsidRPr="001F6BA3">
              <w:rPr>
                <w:rFonts w:ascii="Times New Roman" w:hAnsi="Times New Roman" w:cs="Times New Roman"/>
                <w:sz w:val="28"/>
                <w:szCs w:val="28"/>
              </w:rPr>
              <w:t xml:space="preserve">Còn nếu là kiểu dynamic thì k báo lỗi nhưng khi chạy sẽ thong báo lỗi </w:t>
            </w:r>
          </w:p>
          <w:p w:rsidR="003E2618" w:rsidRPr="001F6BA3" w:rsidRDefault="003E2618" w:rsidP="00DB5ADF">
            <w:pPr>
              <w:rPr>
                <w:rFonts w:ascii="Times New Roman" w:hAnsi="Times New Roman" w:cs="Times New Roman"/>
                <w:sz w:val="28"/>
                <w:szCs w:val="28"/>
              </w:rPr>
            </w:pPr>
          </w:p>
          <w:p w:rsidR="00885280" w:rsidRPr="001F6BA3" w:rsidRDefault="00885280" w:rsidP="00DB5ADF">
            <w:pPr>
              <w:rPr>
                <w:rFonts w:ascii="Times New Roman" w:hAnsi="Times New Roman" w:cs="Times New Roman"/>
                <w:sz w:val="28"/>
                <w:szCs w:val="28"/>
              </w:rPr>
            </w:pPr>
            <w:r w:rsidRPr="001F6BA3">
              <w:rPr>
                <w:rFonts w:ascii="Times New Roman" w:hAnsi="Times New Roman" w:cs="Times New Roman"/>
                <w:noProof/>
                <w:sz w:val="28"/>
                <w:szCs w:val="28"/>
              </w:rPr>
              <w:drawing>
                <wp:inline distT="0" distB="0" distL="0" distR="0" wp14:anchorId="47D7B6CA" wp14:editId="398C4A1C">
                  <wp:extent cx="4057650" cy="1819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57650" cy="1819275"/>
                          </a:xfrm>
                          <a:prstGeom prst="rect">
                            <a:avLst/>
                          </a:prstGeom>
                        </pic:spPr>
                      </pic:pic>
                    </a:graphicData>
                  </a:graphic>
                </wp:inline>
              </w:drawing>
            </w:r>
          </w:p>
        </w:tc>
      </w:tr>
      <w:tr w:rsidR="00013A0D" w:rsidRPr="001F6BA3" w:rsidTr="00013A0D">
        <w:trPr>
          <w:trHeight w:val="165"/>
        </w:trPr>
        <w:tc>
          <w:tcPr>
            <w:tcW w:w="2160" w:type="dxa"/>
          </w:tcPr>
          <w:p w:rsidR="00E9132A" w:rsidRPr="001F6BA3" w:rsidRDefault="00AE6AF1" w:rsidP="00DB5ADF">
            <w:pPr>
              <w:rPr>
                <w:rFonts w:ascii="Times New Roman" w:hAnsi="Times New Roman" w:cs="Times New Roman"/>
                <w:b/>
                <w:sz w:val="28"/>
                <w:szCs w:val="28"/>
              </w:rPr>
            </w:pPr>
            <w:r w:rsidRPr="001F6BA3">
              <w:rPr>
                <w:rFonts w:ascii="Times New Roman" w:hAnsi="Times New Roman" w:cs="Times New Roman"/>
                <w:b/>
                <w:sz w:val="28"/>
                <w:szCs w:val="28"/>
              </w:rPr>
              <w:lastRenderedPageBreak/>
              <w:t>Goto</w:t>
            </w:r>
          </w:p>
          <w:p w:rsidR="00E9132A" w:rsidRPr="001F6BA3" w:rsidRDefault="00E9132A" w:rsidP="00DB5ADF">
            <w:pPr>
              <w:rPr>
                <w:rFonts w:ascii="Times New Roman" w:hAnsi="Times New Roman" w:cs="Times New Roman"/>
                <w:b/>
                <w:sz w:val="28"/>
                <w:szCs w:val="28"/>
              </w:rPr>
            </w:pPr>
          </w:p>
          <w:p w:rsidR="00013A0D" w:rsidRPr="001F6BA3" w:rsidRDefault="00AE6AF1" w:rsidP="00DB5ADF">
            <w:pPr>
              <w:rPr>
                <w:rFonts w:ascii="Times New Roman" w:hAnsi="Times New Roman" w:cs="Times New Roman"/>
                <w:b/>
                <w:sz w:val="28"/>
                <w:szCs w:val="28"/>
              </w:rPr>
            </w:pPr>
            <w:r w:rsidRPr="001F6BA3">
              <w:rPr>
                <w:rFonts w:ascii="Times New Roman" w:hAnsi="Times New Roman" w:cs="Times New Roman"/>
                <w:b/>
                <w:sz w:val="28"/>
                <w:szCs w:val="28"/>
              </w:rPr>
              <w:t xml:space="preserve"> (có thể tạo ra một vòng lặp)</w:t>
            </w:r>
          </w:p>
        </w:tc>
        <w:tc>
          <w:tcPr>
            <w:tcW w:w="2790" w:type="dxa"/>
          </w:tcPr>
          <w:p w:rsidR="00013A0D" w:rsidRPr="001F6BA3" w:rsidRDefault="00A97153" w:rsidP="00DB5ADF">
            <w:pPr>
              <w:rPr>
                <w:rFonts w:ascii="Times New Roman" w:hAnsi="Times New Roman" w:cs="Times New Roman"/>
                <w:sz w:val="28"/>
                <w:szCs w:val="28"/>
              </w:rPr>
            </w:pPr>
            <w:r w:rsidRPr="001F6BA3">
              <w:rPr>
                <w:rFonts w:ascii="Times New Roman" w:hAnsi="Times New Roman" w:cs="Times New Roman"/>
                <w:sz w:val="28"/>
                <w:szCs w:val="28"/>
              </w:rPr>
              <w:t>Goto dc hiểu là đi điến đâu đó</w:t>
            </w:r>
          </w:p>
        </w:tc>
        <w:tc>
          <w:tcPr>
            <w:tcW w:w="6750" w:type="dxa"/>
            <w:gridSpan w:val="2"/>
          </w:tcPr>
          <w:p w:rsidR="00013A0D" w:rsidRPr="001F6BA3" w:rsidRDefault="00A97153" w:rsidP="00DB5ADF">
            <w:pPr>
              <w:rPr>
                <w:rFonts w:ascii="Times New Roman" w:hAnsi="Times New Roman" w:cs="Times New Roman"/>
                <w:sz w:val="28"/>
                <w:szCs w:val="28"/>
              </w:rPr>
            </w:pPr>
            <w:r w:rsidRPr="001F6BA3">
              <w:rPr>
                <w:rFonts w:ascii="Times New Roman" w:hAnsi="Times New Roman" w:cs="Times New Roman"/>
                <w:sz w:val="28"/>
                <w:szCs w:val="28"/>
              </w:rPr>
              <w:t>Vd : khai báo goto</w:t>
            </w:r>
          </w:p>
          <w:p w:rsidR="00A97153" w:rsidRPr="001F6BA3" w:rsidRDefault="00A97153" w:rsidP="00DB5ADF">
            <w:pPr>
              <w:rPr>
                <w:rFonts w:ascii="Times New Roman" w:hAnsi="Times New Roman" w:cs="Times New Roman"/>
                <w:sz w:val="28"/>
                <w:szCs w:val="28"/>
              </w:rPr>
            </w:pPr>
            <w:r w:rsidRPr="001F6BA3">
              <w:rPr>
                <w:rFonts w:ascii="Times New Roman" w:hAnsi="Times New Roman" w:cs="Times New Roman"/>
                <w:sz w:val="28"/>
                <w:szCs w:val="28"/>
              </w:rPr>
              <w:t>goto CSDL;</w:t>
            </w:r>
          </w:p>
          <w:p w:rsidR="00A97153" w:rsidRPr="001F6BA3" w:rsidRDefault="00A97153" w:rsidP="00DB5ADF">
            <w:pPr>
              <w:rPr>
                <w:rFonts w:ascii="Times New Roman" w:hAnsi="Times New Roman" w:cs="Times New Roman"/>
                <w:sz w:val="28"/>
                <w:szCs w:val="28"/>
              </w:rPr>
            </w:pPr>
            <w:r w:rsidRPr="001F6BA3">
              <w:rPr>
                <w:rFonts w:ascii="Times New Roman" w:hAnsi="Times New Roman" w:cs="Times New Roman"/>
                <w:sz w:val="28"/>
                <w:szCs w:val="28"/>
              </w:rPr>
              <w:t>CSDL:</w:t>
            </w:r>
          </w:p>
          <w:p w:rsidR="00A97153" w:rsidRPr="001F6BA3" w:rsidRDefault="00A97153" w:rsidP="00DB5ADF">
            <w:pPr>
              <w:rPr>
                <w:rFonts w:ascii="Times New Roman" w:hAnsi="Times New Roman" w:cs="Times New Roman"/>
                <w:sz w:val="28"/>
                <w:szCs w:val="28"/>
              </w:rPr>
            </w:pPr>
          </w:p>
          <w:p w:rsidR="00A97153" w:rsidRPr="001F6BA3" w:rsidRDefault="00A97153" w:rsidP="00DB5ADF">
            <w:pPr>
              <w:rPr>
                <w:rFonts w:ascii="Times New Roman" w:hAnsi="Times New Roman" w:cs="Times New Roman"/>
                <w:sz w:val="28"/>
                <w:szCs w:val="28"/>
              </w:rPr>
            </w:pPr>
            <w:r w:rsidRPr="001F6BA3">
              <w:rPr>
                <w:rFonts w:ascii="Times New Roman" w:hAnsi="Times New Roman" w:cs="Times New Roman"/>
                <w:sz w:val="28"/>
                <w:szCs w:val="28"/>
              </w:rPr>
              <w:t xml:space="preserve">Vs CSDL là tên lable , có nghĩa là goto sẽ đi đến biến lable cho dù tr lable có bất kì câu lệnh j cũng đều bỏ qua </w:t>
            </w:r>
          </w:p>
          <w:p w:rsidR="00A97153" w:rsidRPr="001F6BA3" w:rsidRDefault="00A97153" w:rsidP="00DB5ADF">
            <w:pPr>
              <w:rPr>
                <w:rFonts w:ascii="Times New Roman" w:hAnsi="Times New Roman" w:cs="Times New Roman"/>
                <w:sz w:val="28"/>
                <w:szCs w:val="28"/>
              </w:rPr>
            </w:pPr>
          </w:p>
          <w:p w:rsidR="00A97153" w:rsidRPr="001F6BA3" w:rsidRDefault="00A97153" w:rsidP="00DB5ADF">
            <w:pPr>
              <w:rPr>
                <w:rFonts w:ascii="Times New Roman" w:hAnsi="Times New Roman" w:cs="Times New Roman"/>
                <w:sz w:val="28"/>
                <w:szCs w:val="28"/>
              </w:rPr>
            </w:pPr>
            <w:r w:rsidRPr="001F6BA3">
              <w:rPr>
                <w:rFonts w:ascii="Times New Roman" w:hAnsi="Times New Roman" w:cs="Times New Roman"/>
                <w:sz w:val="28"/>
                <w:szCs w:val="28"/>
              </w:rPr>
              <w:t xml:space="preserve"> </w:t>
            </w:r>
          </w:p>
        </w:tc>
      </w:tr>
      <w:tr w:rsidR="00013A0D" w:rsidRPr="001F6BA3" w:rsidTr="00056DAD">
        <w:trPr>
          <w:trHeight w:val="142"/>
        </w:trPr>
        <w:tc>
          <w:tcPr>
            <w:tcW w:w="2160" w:type="dxa"/>
          </w:tcPr>
          <w:p w:rsidR="00013A0D" w:rsidRPr="001F6BA3" w:rsidRDefault="000E53A0" w:rsidP="00DB5ADF">
            <w:pPr>
              <w:rPr>
                <w:rFonts w:ascii="Times New Roman" w:hAnsi="Times New Roman" w:cs="Times New Roman"/>
                <w:b/>
                <w:sz w:val="28"/>
                <w:szCs w:val="28"/>
              </w:rPr>
            </w:pPr>
            <w:r w:rsidRPr="001F6BA3">
              <w:rPr>
                <w:rFonts w:ascii="Times New Roman" w:hAnsi="Times New Roman" w:cs="Times New Roman"/>
                <w:b/>
                <w:sz w:val="28"/>
                <w:szCs w:val="28"/>
              </w:rPr>
              <w:t>Từ khóa ref và out</w:t>
            </w:r>
          </w:p>
        </w:tc>
        <w:tc>
          <w:tcPr>
            <w:tcW w:w="2790" w:type="dxa"/>
          </w:tcPr>
          <w:p w:rsidR="00013A0D" w:rsidRPr="001F6BA3" w:rsidRDefault="00944F72" w:rsidP="00DB5ADF">
            <w:pPr>
              <w:rPr>
                <w:rFonts w:ascii="Times New Roman" w:hAnsi="Times New Roman" w:cs="Times New Roman"/>
                <w:sz w:val="28"/>
                <w:szCs w:val="28"/>
              </w:rPr>
            </w:pPr>
            <w:r w:rsidRPr="001F6BA3">
              <w:rPr>
                <w:rFonts w:ascii="Times New Roman" w:hAnsi="Times New Roman" w:cs="Times New Roman"/>
                <w:sz w:val="28"/>
                <w:szCs w:val="28"/>
              </w:rPr>
              <w:t xml:space="preserve">Từ khóa ref </w:t>
            </w:r>
          </w:p>
          <w:p w:rsidR="00944F72" w:rsidRPr="001F6BA3" w:rsidRDefault="00944F72" w:rsidP="00DB5ADF">
            <w:pPr>
              <w:rPr>
                <w:rFonts w:ascii="Times New Roman" w:hAnsi="Times New Roman" w:cs="Times New Roman"/>
                <w:sz w:val="28"/>
                <w:szCs w:val="28"/>
              </w:rPr>
            </w:pPr>
          </w:p>
          <w:p w:rsidR="00944F72" w:rsidRPr="001F6BA3" w:rsidRDefault="00944F72" w:rsidP="00DB5ADF">
            <w:pPr>
              <w:rPr>
                <w:rFonts w:ascii="Times New Roman" w:hAnsi="Times New Roman" w:cs="Times New Roman"/>
                <w:sz w:val="28"/>
                <w:szCs w:val="28"/>
              </w:rPr>
            </w:pPr>
          </w:p>
          <w:p w:rsidR="00944F72" w:rsidRPr="001F6BA3" w:rsidRDefault="00944F72" w:rsidP="00DB5ADF">
            <w:pPr>
              <w:rPr>
                <w:rFonts w:ascii="Times New Roman" w:hAnsi="Times New Roman" w:cs="Times New Roman"/>
                <w:sz w:val="28"/>
                <w:szCs w:val="28"/>
              </w:rPr>
            </w:pPr>
          </w:p>
          <w:p w:rsidR="00944F72" w:rsidRPr="001F6BA3" w:rsidRDefault="00944F72" w:rsidP="00DB5ADF">
            <w:pPr>
              <w:rPr>
                <w:rFonts w:ascii="Times New Roman" w:hAnsi="Times New Roman" w:cs="Times New Roman"/>
                <w:sz w:val="28"/>
                <w:szCs w:val="28"/>
              </w:rPr>
            </w:pPr>
          </w:p>
          <w:p w:rsidR="00944F72" w:rsidRPr="001F6BA3" w:rsidRDefault="00944F72" w:rsidP="00DB5ADF">
            <w:pPr>
              <w:rPr>
                <w:rFonts w:ascii="Times New Roman" w:hAnsi="Times New Roman" w:cs="Times New Roman"/>
                <w:sz w:val="28"/>
                <w:szCs w:val="28"/>
              </w:rPr>
            </w:pPr>
          </w:p>
          <w:p w:rsidR="00944F72" w:rsidRPr="001F6BA3" w:rsidRDefault="00944F72" w:rsidP="00DB5ADF">
            <w:pPr>
              <w:rPr>
                <w:rFonts w:ascii="Times New Roman" w:hAnsi="Times New Roman" w:cs="Times New Roman"/>
                <w:sz w:val="28"/>
                <w:szCs w:val="28"/>
              </w:rPr>
            </w:pPr>
          </w:p>
          <w:p w:rsidR="00944F72" w:rsidRPr="001F6BA3" w:rsidRDefault="00944F72" w:rsidP="00DB5ADF">
            <w:pPr>
              <w:rPr>
                <w:rFonts w:ascii="Times New Roman" w:hAnsi="Times New Roman" w:cs="Times New Roman"/>
                <w:sz w:val="28"/>
                <w:szCs w:val="28"/>
              </w:rPr>
            </w:pPr>
          </w:p>
          <w:p w:rsidR="00944F72" w:rsidRPr="001F6BA3" w:rsidRDefault="00944F72" w:rsidP="00DB5ADF">
            <w:pPr>
              <w:rPr>
                <w:rFonts w:ascii="Times New Roman" w:hAnsi="Times New Roman" w:cs="Times New Roman"/>
                <w:sz w:val="28"/>
                <w:szCs w:val="28"/>
              </w:rPr>
            </w:pPr>
          </w:p>
          <w:p w:rsidR="00944F72" w:rsidRPr="001F6BA3" w:rsidRDefault="00944F72" w:rsidP="00DB5ADF">
            <w:pPr>
              <w:rPr>
                <w:rFonts w:ascii="Times New Roman" w:hAnsi="Times New Roman" w:cs="Times New Roman"/>
                <w:sz w:val="28"/>
                <w:szCs w:val="28"/>
              </w:rPr>
            </w:pPr>
          </w:p>
          <w:p w:rsidR="00944F72" w:rsidRPr="001F6BA3" w:rsidRDefault="00944F72" w:rsidP="00DB5ADF">
            <w:pPr>
              <w:rPr>
                <w:rFonts w:ascii="Times New Roman" w:hAnsi="Times New Roman" w:cs="Times New Roman"/>
                <w:sz w:val="28"/>
                <w:szCs w:val="28"/>
              </w:rPr>
            </w:pPr>
          </w:p>
          <w:p w:rsidR="00944F72" w:rsidRPr="001F6BA3" w:rsidRDefault="00944F72" w:rsidP="00DB5ADF">
            <w:pPr>
              <w:rPr>
                <w:rFonts w:ascii="Times New Roman" w:hAnsi="Times New Roman" w:cs="Times New Roman"/>
                <w:sz w:val="28"/>
                <w:szCs w:val="28"/>
              </w:rPr>
            </w:pPr>
          </w:p>
          <w:p w:rsidR="00944F72" w:rsidRPr="001F6BA3" w:rsidRDefault="00944F72" w:rsidP="00DB5ADF">
            <w:pPr>
              <w:rPr>
                <w:rFonts w:ascii="Times New Roman" w:hAnsi="Times New Roman" w:cs="Times New Roman"/>
                <w:sz w:val="28"/>
                <w:szCs w:val="28"/>
              </w:rPr>
            </w:pPr>
          </w:p>
          <w:p w:rsidR="00944F72" w:rsidRPr="001F6BA3" w:rsidRDefault="00944F72" w:rsidP="00DB5ADF">
            <w:pPr>
              <w:rPr>
                <w:rFonts w:ascii="Times New Roman" w:hAnsi="Times New Roman" w:cs="Times New Roman"/>
                <w:sz w:val="28"/>
                <w:szCs w:val="28"/>
              </w:rPr>
            </w:pPr>
          </w:p>
          <w:p w:rsidR="00944F72" w:rsidRPr="001F6BA3" w:rsidRDefault="00944F72" w:rsidP="00DB5ADF">
            <w:pPr>
              <w:rPr>
                <w:rFonts w:ascii="Times New Roman" w:hAnsi="Times New Roman" w:cs="Times New Roman"/>
                <w:sz w:val="28"/>
                <w:szCs w:val="28"/>
              </w:rPr>
            </w:pPr>
          </w:p>
          <w:p w:rsidR="00944F72" w:rsidRPr="001F6BA3" w:rsidRDefault="00944F72" w:rsidP="00DB5ADF">
            <w:pPr>
              <w:rPr>
                <w:rFonts w:ascii="Times New Roman" w:hAnsi="Times New Roman" w:cs="Times New Roman"/>
                <w:sz w:val="28"/>
                <w:szCs w:val="28"/>
              </w:rPr>
            </w:pPr>
          </w:p>
          <w:p w:rsidR="00944F72" w:rsidRPr="001F6BA3" w:rsidRDefault="00944F72" w:rsidP="00DB5ADF">
            <w:pPr>
              <w:rPr>
                <w:rFonts w:ascii="Times New Roman" w:hAnsi="Times New Roman" w:cs="Times New Roman"/>
                <w:sz w:val="28"/>
                <w:szCs w:val="28"/>
              </w:rPr>
            </w:pPr>
          </w:p>
          <w:p w:rsidR="00944F72" w:rsidRPr="001F6BA3" w:rsidRDefault="00944F72" w:rsidP="00DB5ADF">
            <w:pPr>
              <w:rPr>
                <w:rFonts w:ascii="Times New Roman" w:hAnsi="Times New Roman" w:cs="Times New Roman"/>
                <w:sz w:val="28"/>
                <w:szCs w:val="28"/>
              </w:rPr>
            </w:pPr>
          </w:p>
          <w:p w:rsidR="00944F72" w:rsidRPr="001F6BA3" w:rsidRDefault="00944F72" w:rsidP="00DB5ADF">
            <w:pPr>
              <w:rPr>
                <w:rFonts w:ascii="Times New Roman" w:hAnsi="Times New Roman" w:cs="Times New Roman"/>
                <w:sz w:val="28"/>
                <w:szCs w:val="28"/>
              </w:rPr>
            </w:pPr>
          </w:p>
          <w:p w:rsidR="00944F72" w:rsidRPr="001F6BA3" w:rsidRDefault="00944F72" w:rsidP="00DB5ADF">
            <w:pPr>
              <w:rPr>
                <w:rFonts w:ascii="Times New Roman" w:hAnsi="Times New Roman" w:cs="Times New Roman"/>
                <w:sz w:val="28"/>
                <w:szCs w:val="28"/>
              </w:rPr>
            </w:pPr>
          </w:p>
          <w:p w:rsidR="00944F72" w:rsidRPr="001F6BA3" w:rsidRDefault="00944F72" w:rsidP="00DB5ADF">
            <w:pPr>
              <w:rPr>
                <w:rFonts w:ascii="Times New Roman" w:hAnsi="Times New Roman" w:cs="Times New Roman"/>
                <w:sz w:val="28"/>
                <w:szCs w:val="28"/>
              </w:rPr>
            </w:pPr>
          </w:p>
          <w:p w:rsidR="00944F72" w:rsidRPr="001F6BA3" w:rsidRDefault="00944F72" w:rsidP="00DB5ADF">
            <w:pPr>
              <w:rPr>
                <w:rFonts w:ascii="Times New Roman" w:hAnsi="Times New Roman" w:cs="Times New Roman"/>
                <w:sz w:val="28"/>
                <w:szCs w:val="28"/>
              </w:rPr>
            </w:pPr>
          </w:p>
          <w:p w:rsidR="008F505A" w:rsidRPr="001F6BA3" w:rsidRDefault="008F505A" w:rsidP="00DB5ADF">
            <w:pPr>
              <w:rPr>
                <w:rFonts w:ascii="Times New Roman" w:hAnsi="Times New Roman" w:cs="Times New Roman"/>
                <w:sz w:val="28"/>
                <w:szCs w:val="28"/>
              </w:rPr>
            </w:pPr>
          </w:p>
          <w:p w:rsidR="008F505A" w:rsidRPr="001F6BA3" w:rsidRDefault="008F505A" w:rsidP="00DB5ADF">
            <w:pPr>
              <w:rPr>
                <w:rFonts w:ascii="Times New Roman" w:hAnsi="Times New Roman" w:cs="Times New Roman"/>
                <w:sz w:val="28"/>
                <w:szCs w:val="28"/>
              </w:rPr>
            </w:pPr>
          </w:p>
          <w:p w:rsidR="008F505A" w:rsidRPr="001F6BA3" w:rsidRDefault="008F505A" w:rsidP="00DB5ADF">
            <w:pPr>
              <w:rPr>
                <w:rFonts w:ascii="Times New Roman" w:hAnsi="Times New Roman" w:cs="Times New Roman"/>
                <w:sz w:val="28"/>
                <w:szCs w:val="28"/>
              </w:rPr>
            </w:pPr>
          </w:p>
          <w:p w:rsidR="008F505A" w:rsidRPr="001F6BA3" w:rsidRDefault="008F505A" w:rsidP="00DB5ADF">
            <w:pPr>
              <w:rPr>
                <w:rFonts w:ascii="Times New Roman" w:hAnsi="Times New Roman" w:cs="Times New Roman"/>
                <w:sz w:val="28"/>
                <w:szCs w:val="28"/>
              </w:rPr>
            </w:pPr>
          </w:p>
          <w:p w:rsidR="008F505A" w:rsidRPr="001F6BA3" w:rsidRDefault="008F505A" w:rsidP="00DB5ADF">
            <w:pPr>
              <w:rPr>
                <w:rFonts w:ascii="Times New Roman" w:hAnsi="Times New Roman" w:cs="Times New Roman"/>
                <w:sz w:val="28"/>
                <w:szCs w:val="28"/>
              </w:rPr>
            </w:pPr>
          </w:p>
          <w:p w:rsidR="008F505A" w:rsidRPr="001F6BA3" w:rsidRDefault="008F505A" w:rsidP="00DB5ADF">
            <w:pPr>
              <w:rPr>
                <w:rFonts w:ascii="Times New Roman" w:hAnsi="Times New Roman" w:cs="Times New Roman"/>
                <w:sz w:val="28"/>
                <w:szCs w:val="28"/>
              </w:rPr>
            </w:pPr>
          </w:p>
          <w:p w:rsidR="008F505A" w:rsidRPr="001F6BA3" w:rsidRDefault="008F505A" w:rsidP="00DB5ADF">
            <w:pPr>
              <w:rPr>
                <w:rFonts w:ascii="Times New Roman" w:hAnsi="Times New Roman" w:cs="Times New Roman"/>
                <w:sz w:val="28"/>
                <w:szCs w:val="28"/>
              </w:rPr>
            </w:pPr>
          </w:p>
          <w:p w:rsidR="008F505A" w:rsidRPr="001F6BA3" w:rsidRDefault="008F505A" w:rsidP="00DB5ADF">
            <w:pPr>
              <w:rPr>
                <w:rFonts w:ascii="Times New Roman" w:hAnsi="Times New Roman" w:cs="Times New Roman"/>
                <w:sz w:val="28"/>
                <w:szCs w:val="28"/>
              </w:rPr>
            </w:pPr>
          </w:p>
          <w:p w:rsidR="008F505A" w:rsidRPr="001F6BA3" w:rsidRDefault="008F505A" w:rsidP="00DB5ADF">
            <w:pPr>
              <w:rPr>
                <w:rFonts w:ascii="Times New Roman" w:hAnsi="Times New Roman" w:cs="Times New Roman"/>
                <w:sz w:val="28"/>
                <w:szCs w:val="28"/>
              </w:rPr>
            </w:pPr>
          </w:p>
          <w:p w:rsidR="008F505A" w:rsidRPr="001F6BA3" w:rsidRDefault="008F505A" w:rsidP="00DB5ADF">
            <w:pPr>
              <w:rPr>
                <w:rFonts w:ascii="Times New Roman" w:hAnsi="Times New Roman" w:cs="Times New Roman"/>
                <w:sz w:val="28"/>
                <w:szCs w:val="28"/>
              </w:rPr>
            </w:pPr>
          </w:p>
          <w:p w:rsidR="00944F72" w:rsidRPr="001F6BA3" w:rsidRDefault="00944F72" w:rsidP="00DB5ADF">
            <w:pPr>
              <w:rPr>
                <w:rFonts w:ascii="Times New Roman" w:hAnsi="Times New Roman" w:cs="Times New Roman"/>
                <w:sz w:val="28"/>
                <w:szCs w:val="28"/>
              </w:rPr>
            </w:pPr>
            <w:r w:rsidRPr="001F6BA3">
              <w:rPr>
                <w:rFonts w:ascii="Times New Roman" w:hAnsi="Times New Roman" w:cs="Times New Roman"/>
                <w:sz w:val="28"/>
                <w:szCs w:val="28"/>
              </w:rPr>
              <w:lastRenderedPageBreak/>
              <w:t>out</w:t>
            </w:r>
          </w:p>
        </w:tc>
        <w:tc>
          <w:tcPr>
            <w:tcW w:w="6750" w:type="dxa"/>
            <w:gridSpan w:val="2"/>
          </w:tcPr>
          <w:p w:rsidR="00013A0D" w:rsidRPr="001F6BA3" w:rsidRDefault="00944F72" w:rsidP="00DB5ADF">
            <w:pPr>
              <w:rPr>
                <w:rFonts w:ascii="Times New Roman" w:hAnsi="Times New Roman" w:cs="Times New Roman"/>
                <w:sz w:val="28"/>
                <w:szCs w:val="28"/>
              </w:rPr>
            </w:pPr>
            <w:r w:rsidRPr="001F6BA3">
              <w:rPr>
                <w:rFonts w:ascii="Times New Roman" w:hAnsi="Times New Roman" w:cs="Times New Roman"/>
                <w:sz w:val="28"/>
                <w:szCs w:val="28"/>
              </w:rPr>
              <w:lastRenderedPageBreak/>
              <w:t xml:space="preserve">Vd : ta  tạo 1 biến value kiểu int có giá trị là 5 thì khi ta in ra lần đầu tiên giá trị của nó sẽ = 5 tiếp đến ta cho nó chạy qua 1 hàm  Increatvalue  (mà trong hàm đó t cho biến value++) thì khi ta in lần 2 thì giá trị nó sẽ k thay đổi vì sao câu trả lời là do trong hàm khi mà cho giá trị nó vào hàm để xử lý thì nó sẽ copy vào ram 1 giá trị y vậy va thực hiện phép tính trong hàm và khi hàm đó kết thúc nó sẽ bị xóa đi nên khi ta in lần 2 giá trị k thay đổi để khác phục  đều đó ta cho ref vào trước paramenter </w:t>
            </w:r>
          </w:p>
          <w:p w:rsidR="00944F72" w:rsidRPr="001F6BA3" w:rsidRDefault="00944F72" w:rsidP="00DB5ADF">
            <w:pPr>
              <w:rPr>
                <w:rFonts w:ascii="Times New Roman" w:hAnsi="Times New Roman" w:cs="Times New Roman"/>
                <w:sz w:val="28"/>
                <w:szCs w:val="28"/>
              </w:rPr>
            </w:pPr>
            <w:r w:rsidRPr="001F6BA3">
              <w:rPr>
                <w:rFonts w:ascii="Times New Roman" w:hAnsi="Times New Roman" w:cs="Times New Roman"/>
                <w:noProof/>
                <w:sz w:val="28"/>
                <w:szCs w:val="28"/>
              </w:rPr>
              <w:drawing>
                <wp:inline distT="0" distB="0" distL="0" distR="0" wp14:anchorId="5603EF22" wp14:editId="6FF9D8D2">
                  <wp:extent cx="4133850" cy="2447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33850" cy="2447925"/>
                          </a:xfrm>
                          <a:prstGeom prst="rect">
                            <a:avLst/>
                          </a:prstGeom>
                        </pic:spPr>
                      </pic:pic>
                    </a:graphicData>
                  </a:graphic>
                </wp:inline>
              </w:drawing>
            </w:r>
          </w:p>
          <w:p w:rsidR="00944F72" w:rsidRPr="001F6BA3" w:rsidRDefault="00D975A5" w:rsidP="00DB5ADF">
            <w:pPr>
              <w:rPr>
                <w:rFonts w:ascii="Times New Roman" w:hAnsi="Times New Roman" w:cs="Times New Roman"/>
                <w:sz w:val="28"/>
                <w:szCs w:val="28"/>
              </w:rPr>
            </w:pPr>
            <w:r w:rsidRPr="001F6BA3">
              <w:rPr>
                <w:rFonts w:ascii="Times New Roman" w:hAnsi="Times New Roman" w:cs="Times New Roman"/>
                <w:sz w:val="28"/>
                <w:szCs w:val="28"/>
              </w:rPr>
              <w:t>Lưu ý ref k thể gán cho hằng</w:t>
            </w:r>
          </w:p>
          <w:p w:rsidR="00944F72" w:rsidRPr="001F6BA3" w:rsidRDefault="00944F72" w:rsidP="00DB5ADF">
            <w:pPr>
              <w:rPr>
                <w:rFonts w:ascii="Times New Roman" w:hAnsi="Times New Roman" w:cs="Times New Roman"/>
                <w:sz w:val="28"/>
                <w:szCs w:val="28"/>
              </w:rPr>
            </w:pPr>
          </w:p>
          <w:p w:rsidR="008F505A" w:rsidRPr="001F6BA3" w:rsidRDefault="008F505A" w:rsidP="00DB5ADF">
            <w:pPr>
              <w:rPr>
                <w:rFonts w:ascii="Times New Roman" w:hAnsi="Times New Roman" w:cs="Times New Roman"/>
                <w:sz w:val="28"/>
                <w:szCs w:val="28"/>
              </w:rPr>
            </w:pPr>
          </w:p>
          <w:p w:rsidR="008F505A" w:rsidRPr="001F6BA3" w:rsidRDefault="008F505A" w:rsidP="00DB5ADF">
            <w:pPr>
              <w:rPr>
                <w:rFonts w:ascii="Times New Roman" w:hAnsi="Times New Roman" w:cs="Times New Roman"/>
                <w:sz w:val="28"/>
                <w:szCs w:val="28"/>
              </w:rPr>
            </w:pPr>
          </w:p>
          <w:p w:rsidR="008F505A" w:rsidRPr="001F6BA3" w:rsidRDefault="008F505A" w:rsidP="00DB5ADF">
            <w:pPr>
              <w:rPr>
                <w:rFonts w:ascii="Times New Roman" w:hAnsi="Times New Roman" w:cs="Times New Roman"/>
                <w:sz w:val="28"/>
                <w:szCs w:val="28"/>
              </w:rPr>
            </w:pPr>
          </w:p>
          <w:p w:rsidR="008F505A" w:rsidRPr="001F6BA3" w:rsidRDefault="008F505A" w:rsidP="00DB5ADF">
            <w:pPr>
              <w:rPr>
                <w:rFonts w:ascii="Times New Roman" w:hAnsi="Times New Roman" w:cs="Times New Roman"/>
                <w:sz w:val="28"/>
                <w:szCs w:val="28"/>
              </w:rPr>
            </w:pPr>
          </w:p>
          <w:p w:rsidR="008F505A" w:rsidRPr="001F6BA3" w:rsidRDefault="008F505A" w:rsidP="00DB5ADF">
            <w:pPr>
              <w:rPr>
                <w:rFonts w:ascii="Times New Roman" w:hAnsi="Times New Roman" w:cs="Times New Roman"/>
                <w:sz w:val="28"/>
                <w:szCs w:val="28"/>
              </w:rPr>
            </w:pPr>
          </w:p>
          <w:p w:rsidR="008F505A" w:rsidRPr="001F6BA3" w:rsidRDefault="008F505A" w:rsidP="00DB5ADF">
            <w:pPr>
              <w:rPr>
                <w:rFonts w:ascii="Times New Roman" w:hAnsi="Times New Roman" w:cs="Times New Roman"/>
                <w:sz w:val="28"/>
                <w:szCs w:val="28"/>
              </w:rPr>
            </w:pPr>
          </w:p>
          <w:p w:rsidR="008F505A" w:rsidRPr="001F6BA3" w:rsidRDefault="008F505A" w:rsidP="00DB5ADF">
            <w:pPr>
              <w:rPr>
                <w:rFonts w:ascii="Times New Roman" w:hAnsi="Times New Roman" w:cs="Times New Roman"/>
                <w:sz w:val="28"/>
                <w:szCs w:val="28"/>
              </w:rPr>
            </w:pPr>
          </w:p>
          <w:p w:rsidR="008F505A" w:rsidRPr="001F6BA3" w:rsidRDefault="008F505A" w:rsidP="00DB5ADF">
            <w:pPr>
              <w:rPr>
                <w:rFonts w:ascii="Times New Roman" w:hAnsi="Times New Roman" w:cs="Times New Roman"/>
                <w:sz w:val="28"/>
                <w:szCs w:val="28"/>
              </w:rPr>
            </w:pPr>
          </w:p>
          <w:p w:rsidR="008F505A" w:rsidRPr="001F6BA3" w:rsidRDefault="008F505A" w:rsidP="00DB5ADF">
            <w:pPr>
              <w:rPr>
                <w:rFonts w:ascii="Times New Roman" w:hAnsi="Times New Roman" w:cs="Times New Roman"/>
                <w:sz w:val="28"/>
                <w:szCs w:val="28"/>
              </w:rPr>
            </w:pPr>
          </w:p>
          <w:p w:rsidR="008F505A" w:rsidRPr="001F6BA3" w:rsidRDefault="008F505A" w:rsidP="00DB5ADF">
            <w:pPr>
              <w:rPr>
                <w:rFonts w:ascii="Times New Roman" w:hAnsi="Times New Roman" w:cs="Times New Roman"/>
                <w:sz w:val="28"/>
                <w:szCs w:val="28"/>
              </w:rPr>
            </w:pPr>
            <w:r w:rsidRPr="001F6BA3">
              <w:rPr>
                <w:rFonts w:ascii="Times New Roman" w:hAnsi="Times New Roman" w:cs="Times New Roman"/>
                <w:sz w:val="28"/>
                <w:szCs w:val="28"/>
              </w:rPr>
              <w:lastRenderedPageBreak/>
              <w:t xml:space="preserve">Còn về out thì khi ta gán out vào trước biến value thì nó sẽ k quan tâm giá trị dc khởi tạo tr là bao nhiêu vì khi ta tạo hàm increasevalue  có từ khóa out trong paramenter bắt buộc phải tạo giá trị cho value  lúc này ta sẽ in ra màn hình là 5 và 1 </w:t>
            </w:r>
          </w:p>
          <w:p w:rsidR="008F505A" w:rsidRPr="001F6BA3" w:rsidRDefault="008F505A" w:rsidP="00DB5ADF">
            <w:pPr>
              <w:rPr>
                <w:rFonts w:ascii="Times New Roman" w:hAnsi="Times New Roman" w:cs="Times New Roman"/>
                <w:sz w:val="28"/>
                <w:szCs w:val="28"/>
              </w:rPr>
            </w:pPr>
            <w:r w:rsidRPr="001F6BA3">
              <w:rPr>
                <w:rFonts w:ascii="Times New Roman" w:hAnsi="Times New Roman" w:cs="Times New Roman"/>
                <w:noProof/>
                <w:sz w:val="28"/>
                <w:szCs w:val="28"/>
              </w:rPr>
              <w:drawing>
                <wp:inline distT="0" distB="0" distL="0" distR="0" wp14:anchorId="5EFFD896" wp14:editId="1824ECB4">
                  <wp:extent cx="4000500" cy="3435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00500" cy="3435350"/>
                          </a:xfrm>
                          <a:prstGeom prst="rect">
                            <a:avLst/>
                          </a:prstGeom>
                        </pic:spPr>
                      </pic:pic>
                    </a:graphicData>
                  </a:graphic>
                </wp:inline>
              </w:drawing>
            </w:r>
          </w:p>
          <w:p w:rsidR="00944F72" w:rsidRPr="001F6BA3" w:rsidRDefault="00944F72" w:rsidP="00DB5ADF">
            <w:pPr>
              <w:rPr>
                <w:rFonts w:ascii="Times New Roman" w:hAnsi="Times New Roman" w:cs="Times New Roman"/>
                <w:sz w:val="28"/>
                <w:szCs w:val="28"/>
              </w:rPr>
            </w:pPr>
          </w:p>
        </w:tc>
      </w:tr>
      <w:tr w:rsidR="00056DAD" w:rsidRPr="001F6BA3" w:rsidTr="00056DAD">
        <w:trPr>
          <w:trHeight w:val="127"/>
        </w:trPr>
        <w:tc>
          <w:tcPr>
            <w:tcW w:w="2160" w:type="dxa"/>
          </w:tcPr>
          <w:p w:rsidR="00056DAD" w:rsidRPr="001F6BA3" w:rsidRDefault="00FA20C5" w:rsidP="00DB5ADF">
            <w:pPr>
              <w:rPr>
                <w:rFonts w:ascii="Times New Roman" w:hAnsi="Times New Roman" w:cs="Times New Roman"/>
                <w:b/>
                <w:sz w:val="28"/>
                <w:szCs w:val="28"/>
              </w:rPr>
            </w:pPr>
            <w:r w:rsidRPr="001F6BA3">
              <w:rPr>
                <w:rFonts w:ascii="Times New Roman" w:hAnsi="Times New Roman" w:cs="Times New Roman"/>
                <w:b/>
                <w:sz w:val="28"/>
                <w:szCs w:val="28"/>
              </w:rPr>
              <w:lastRenderedPageBreak/>
              <w:t>MẢNG  1 CHIỀU</w:t>
            </w:r>
          </w:p>
        </w:tc>
        <w:tc>
          <w:tcPr>
            <w:tcW w:w="2790" w:type="dxa"/>
          </w:tcPr>
          <w:p w:rsidR="00056DAD" w:rsidRPr="001F6BA3" w:rsidRDefault="009E5A16" w:rsidP="00DB5ADF">
            <w:pPr>
              <w:rPr>
                <w:rFonts w:ascii="Times New Roman" w:hAnsi="Times New Roman" w:cs="Times New Roman"/>
                <w:sz w:val="28"/>
                <w:szCs w:val="28"/>
              </w:rPr>
            </w:pPr>
            <w:r w:rsidRPr="001F6BA3">
              <w:rPr>
                <w:rFonts w:ascii="Times New Roman" w:hAnsi="Times New Roman" w:cs="Times New Roman"/>
                <w:sz w:val="28"/>
                <w:szCs w:val="28"/>
              </w:rPr>
              <w:t>Khai báo có những cách sau:</w:t>
            </w:r>
          </w:p>
          <w:p w:rsidR="009E5A16" w:rsidRPr="001F6BA3" w:rsidRDefault="009E5A16" w:rsidP="00DB5ADF">
            <w:pPr>
              <w:rPr>
                <w:rFonts w:ascii="Times New Roman" w:hAnsi="Times New Roman" w:cs="Times New Roman"/>
                <w:sz w:val="28"/>
                <w:szCs w:val="28"/>
              </w:rPr>
            </w:pPr>
            <w:r w:rsidRPr="001F6BA3">
              <w:rPr>
                <w:rFonts w:ascii="Times New Roman" w:hAnsi="Times New Roman" w:cs="Times New Roman"/>
                <w:sz w:val="28"/>
                <w:szCs w:val="28"/>
              </w:rPr>
              <w:t xml:space="preserve">+ </w:t>
            </w:r>
            <w:r w:rsidR="0057014A" w:rsidRPr="001F6BA3">
              <w:rPr>
                <w:rFonts w:ascii="Times New Roman" w:hAnsi="Times New Roman" w:cs="Times New Roman"/>
                <w:sz w:val="28"/>
                <w:szCs w:val="28"/>
              </w:rPr>
              <w:t xml:space="preserve">int </w:t>
            </w:r>
            <w:r w:rsidRPr="001F6BA3">
              <w:rPr>
                <w:rFonts w:ascii="Times New Roman" w:hAnsi="Times New Roman" w:cs="Times New Roman"/>
                <w:sz w:val="28"/>
                <w:szCs w:val="28"/>
              </w:rPr>
              <w:t xml:space="preserve">[] array = new </w:t>
            </w:r>
            <w:r w:rsidR="000B28AF" w:rsidRPr="001F6BA3">
              <w:rPr>
                <w:rFonts w:ascii="Times New Roman" w:hAnsi="Times New Roman" w:cs="Times New Roman"/>
                <w:sz w:val="28"/>
                <w:szCs w:val="28"/>
              </w:rPr>
              <w:t xml:space="preserve"> </w:t>
            </w:r>
            <w:r w:rsidR="0057014A" w:rsidRPr="001F6BA3">
              <w:rPr>
                <w:rFonts w:ascii="Times New Roman" w:hAnsi="Times New Roman" w:cs="Times New Roman"/>
                <w:sz w:val="28"/>
                <w:szCs w:val="28"/>
              </w:rPr>
              <w:t xml:space="preserve">int </w:t>
            </w:r>
            <w:r w:rsidRPr="001F6BA3">
              <w:rPr>
                <w:rFonts w:ascii="Times New Roman" w:hAnsi="Times New Roman" w:cs="Times New Roman"/>
                <w:sz w:val="28"/>
                <w:szCs w:val="28"/>
              </w:rPr>
              <w:t xml:space="preserve">[3] </w:t>
            </w:r>
            <w:r w:rsidR="000B28AF" w:rsidRPr="001F6BA3">
              <w:rPr>
                <w:rFonts w:ascii="Times New Roman" w:hAnsi="Times New Roman" w:cs="Times New Roman"/>
                <w:sz w:val="28"/>
                <w:szCs w:val="28"/>
              </w:rPr>
              <w:t>;</w:t>
            </w:r>
          </w:p>
          <w:p w:rsidR="009E5A16" w:rsidRPr="001F6BA3" w:rsidRDefault="009E5A16" w:rsidP="00DB5ADF">
            <w:pPr>
              <w:rPr>
                <w:rFonts w:ascii="Times New Roman" w:hAnsi="Times New Roman" w:cs="Times New Roman"/>
                <w:sz w:val="28"/>
                <w:szCs w:val="28"/>
              </w:rPr>
            </w:pPr>
          </w:p>
          <w:p w:rsidR="009E5A16" w:rsidRPr="001F6BA3" w:rsidRDefault="009E5A16" w:rsidP="00DB5ADF">
            <w:pPr>
              <w:rPr>
                <w:rFonts w:ascii="Times New Roman" w:hAnsi="Times New Roman" w:cs="Times New Roman"/>
                <w:sz w:val="28"/>
                <w:szCs w:val="28"/>
              </w:rPr>
            </w:pPr>
            <w:r w:rsidRPr="001F6BA3">
              <w:rPr>
                <w:rFonts w:ascii="Times New Roman" w:hAnsi="Times New Roman" w:cs="Times New Roman"/>
                <w:sz w:val="28"/>
                <w:szCs w:val="28"/>
              </w:rPr>
              <w:t>+</w:t>
            </w:r>
            <w:r w:rsidR="0057014A" w:rsidRPr="001F6BA3">
              <w:rPr>
                <w:rFonts w:ascii="Times New Roman" w:hAnsi="Times New Roman" w:cs="Times New Roman"/>
                <w:sz w:val="28"/>
                <w:szCs w:val="28"/>
              </w:rPr>
              <w:t xml:space="preserve"> int [] array = </w:t>
            </w:r>
            <w:proofErr w:type="gramStart"/>
            <w:r w:rsidR="0057014A" w:rsidRPr="001F6BA3">
              <w:rPr>
                <w:rFonts w:ascii="Times New Roman" w:hAnsi="Times New Roman" w:cs="Times New Roman"/>
                <w:sz w:val="28"/>
                <w:szCs w:val="28"/>
              </w:rPr>
              <w:t>new</w:t>
            </w:r>
            <w:r w:rsidR="000B28AF" w:rsidRPr="001F6BA3">
              <w:rPr>
                <w:rFonts w:ascii="Times New Roman" w:hAnsi="Times New Roman" w:cs="Times New Roman"/>
                <w:sz w:val="28"/>
                <w:szCs w:val="28"/>
              </w:rPr>
              <w:t xml:space="preserve"> </w:t>
            </w:r>
            <w:r w:rsidR="0057014A" w:rsidRPr="001F6BA3">
              <w:rPr>
                <w:rFonts w:ascii="Times New Roman" w:hAnsi="Times New Roman" w:cs="Times New Roman"/>
                <w:sz w:val="28"/>
                <w:szCs w:val="28"/>
              </w:rPr>
              <w:t xml:space="preserve"> </w:t>
            </w:r>
            <w:r w:rsidR="00EF33E9" w:rsidRPr="001F6BA3">
              <w:rPr>
                <w:rFonts w:ascii="Times New Roman" w:hAnsi="Times New Roman" w:cs="Times New Roman"/>
                <w:sz w:val="28"/>
                <w:szCs w:val="28"/>
              </w:rPr>
              <w:t>int</w:t>
            </w:r>
            <w:proofErr w:type="gramEnd"/>
            <w:r w:rsidR="00EF33E9" w:rsidRPr="001F6BA3">
              <w:rPr>
                <w:rFonts w:ascii="Times New Roman" w:hAnsi="Times New Roman" w:cs="Times New Roman"/>
                <w:sz w:val="28"/>
                <w:szCs w:val="28"/>
              </w:rPr>
              <w:t xml:space="preserve"> </w:t>
            </w:r>
            <w:r w:rsidR="0057014A" w:rsidRPr="001F6BA3">
              <w:rPr>
                <w:rFonts w:ascii="Times New Roman" w:hAnsi="Times New Roman" w:cs="Times New Roman"/>
                <w:sz w:val="28"/>
                <w:szCs w:val="28"/>
              </w:rPr>
              <w:t>[] {“phần tử 1”,” phần tử 2”,..}</w:t>
            </w:r>
            <w:r w:rsidR="000B28AF" w:rsidRPr="001F6BA3">
              <w:rPr>
                <w:rFonts w:ascii="Times New Roman" w:hAnsi="Times New Roman" w:cs="Times New Roman"/>
                <w:sz w:val="28"/>
                <w:szCs w:val="28"/>
              </w:rPr>
              <w:t>;</w:t>
            </w:r>
          </w:p>
          <w:p w:rsidR="0057014A" w:rsidRPr="001F6BA3" w:rsidRDefault="0057014A" w:rsidP="00DB5ADF">
            <w:pPr>
              <w:rPr>
                <w:rFonts w:ascii="Times New Roman" w:hAnsi="Times New Roman" w:cs="Times New Roman"/>
                <w:sz w:val="28"/>
                <w:szCs w:val="28"/>
              </w:rPr>
            </w:pPr>
          </w:p>
          <w:p w:rsidR="0057014A" w:rsidRPr="001F6BA3" w:rsidRDefault="0057014A" w:rsidP="00DB5ADF">
            <w:pPr>
              <w:rPr>
                <w:rFonts w:ascii="Times New Roman" w:hAnsi="Times New Roman" w:cs="Times New Roman"/>
                <w:sz w:val="28"/>
                <w:szCs w:val="28"/>
              </w:rPr>
            </w:pPr>
            <w:r w:rsidRPr="001F6BA3">
              <w:rPr>
                <w:rFonts w:ascii="Times New Roman" w:hAnsi="Times New Roman" w:cs="Times New Roman"/>
                <w:sz w:val="28"/>
                <w:szCs w:val="28"/>
              </w:rPr>
              <w:t>+int</w:t>
            </w:r>
            <w:r w:rsidR="000B28AF" w:rsidRPr="001F6BA3">
              <w:rPr>
                <w:rFonts w:ascii="Times New Roman" w:hAnsi="Times New Roman" w:cs="Times New Roman"/>
                <w:sz w:val="28"/>
                <w:szCs w:val="28"/>
              </w:rPr>
              <w:t>[] array ={1,2,3};</w:t>
            </w:r>
          </w:p>
          <w:p w:rsidR="009F55FD" w:rsidRPr="001F6BA3" w:rsidRDefault="009F55FD" w:rsidP="00DB5ADF">
            <w:pPr>
              <w:rPr>
                <w:rFonts w:ascii="Times New Roman" w:hAnsi="Times New Roman" w:cs="Times New Roman"/>
                <w:sz w:val="28"/>
                <w:szCs w:val="28"/>
              </w:rPr>
            </w:pPr>
          </w:p>
          <w:p w:rsidR="008C44D8" w:rsidRPr="001F6BA3" w:rsidRDefault="008C44D8" w:rsidP="00DB5ADF">
            <w:pPr>
              <w:rPr>
                <w:rFonts w:ascii="Times New Roman" w:hAnsi="Times New Roman" w:cs="Times New Roman"/>
                <w:sz w:val="28"/>
                <w:szCs w:val="28"/>
              </w:rPr>
            </w:pPr>
          </w:p>
          <w:p w:rsidR="008C44D8" w:rsidRPr="001F6BA3" w:rsidRDefault="008C44D8" w:rsidP="00DB5ADF">
            <w:pPr>
              <w:rPr>
                <w:rFonts w:ascii="Times New Roman" w:hAnsi="Times New Roman" w:cs="Times New Roman"/>
                <w:sz w:val="28"/>
                <w:szCs w:val="28"/>
              </w:rPr>
            </w:pPr>
          </w:p>
          <w:p w:rsidR="008C44D8" w:rsidRPr="001F6BA3" w:rsidRDefault="008C44D8" w:rsidP="00DB5ADF">
            <w:pPr>
              <w:rPr>
                <w:rFonts w:ascii="Times New Roman" w:hAnsi="Times New Roman" w:cs="Times New Roman"/>
                <w:sz w:val="28"/>
                <w:szCs w:val="28"/>
              </w:rPr>
            </w:pPr>
          </w:p>
          <w:p w:rsidR="008C44D8" w:rsidRPr="001F6BA3" w:rsidRDefault="008C44D8" w:rsidP="00DB5ADF">
            <w:pPr>
              <w:rPr>
                <w:rFonts w:ascii="Times New Roman" w:hAnsi="Times New Roman" w:cs="Times New Roman"/>
                <w:sz w:val="28"/>
                <w:szCs w:val="28"/>
              </w:rPr>
            </w:pPr>
          </w:p>
          <w:p w:rsidR="008C44D8" w:rsidRPr="001F6BA3" w:rsidRDefault="008C44D8" w:rsidP="00DB5ADF">
            <w:pPr>
              <w:rPr>
                <w:rFonts w:ascii="Times New Roman" w:hAnsi="Times New Roman" w:cs="Times New Roman"/>
                <w:sz w:val="28"/>
                <w:szCs w:val="28"/>
              </w:rPr>
            </w:pPr>
          </w:p>
          <w:p w:rsidR="008C44D8" w:rsidRPr="001F6BA3" w:rsidRDefault="008C44D8" w:rsidP="00DB5ADF">
            <w:pPr>
              <w:rPr>
                <w:rFonts w:ascii="Times New Roman" w:hAnsi="Times New Roman" w:cs="Times New Roman"/>
                <w:sz w:val="28"/>
                <w:szCs w:val="28"/>
              </w:rPr>
            </w:pPr>
          </w:p>
          <w:p w:rsidR="008C44D8" w:rsidRPr="001F6BA3" w:rsidRDefault="008C44D8" w:rsidP="00DB5ADF">
            <w:pPr>
              <w:rPr>
                <w:rFonts w:ascii="Times New Roman" w:hAnsi="Times New Roman" w:cs="Times New Roman"/>
                <w:sz w:val="28"/>
                <w:szCs w:val="28"/>
              </w:rPr>
            </w:pPr>
          </w:p>
          <w:p w:rsidR="009F55FD" w:rsidRPr="001F6BA3" w:rsidRDefault="009F55FD" w:rsidP="00DB5ADF">
            <w:pPr>
              <w:rPr>
                <w:rFonts w:ascii="Times New Roman" w:hAnsi="Times New Roman" w:cs="Times New Roman"/>
                <w:sz w:val="28"/>
                <w:szCs w:val="28"/>
              </w:rPr>
            </w:pPr>
            <w:r w:rsidRPr="001F6BA3">
              <w:rPr>
                <w:rFonts w:ascii="Times New Roman" w:hAnsi="Times New Roman" w:cs="Times New Roman"/>
                <w:sz w:val="28"/>
                <w:szCs w:val="28"/>
              </w:rPr>
              <w:t>Nhập xuất cơ bản</w:t>
            </w:r>
          </w:p>
        </w:tc>
        <w:tc>
          <w:tcPr>
            <w:tcW w:w="6750" w:type="dxa"/>
            <w:gridSpan w:val="2"/>
          </w:tcPr>
          <w:p w:rsidR="00056DAD" w:rsidRPr="001F6BA3" w:rsidRDefault="009F55FD" w:rsidP="00DB5ADF">
            <w:pPr>
              <w:rPr>
                <w:rFonts w:ascii="Times New Roman" w:hAnsi="Times New Roman" w:cs="Times New Roman"/>
                <w:sz w:val="28"/>
                <w:szCs w:val="28"/>
              </w:rPr>
            </w:pPr>
            <w:r w:rsidRPr="001F6BA3">
              <w:rPr>
                <w:rFonts w:ascii="Times New Roman" w:hAnsi="Times New Roman" w:cs="Times New Roman"/>
                <w:noProof/>
                <w:sz w:val="28"/>
                <w:szCs w:val="28"/>
              </w:rPr>
              <w:lastRenderedPageBreak/>
              <w:drawing>
                <wp:inline distT="0" distB="0" distL="0" distR="0" wp14:anchorId="5B9972AE" wp14:editId="28D16D61">
                  <wp:extent cx="4143375" cy="21691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48226" cy="2171700"/>
                          </a:xfrm>
                          <a:prstGeom prst="rect">
                            <a:avLst/>
                          </a:prstGeom>
                        </pic:spPr>
                      </pic:pic>
                    </a:graphicData>
                  </a:graphic>
                </wp:inline>
              </w:drawing>
            </w:r>
          </w:p>
          <w:p w:rsidR="008C44D8" w:rsidRPr="001F6BA3" w:rsidRDefault="008C44D8" w:rsidP="00DB5ADF">
            <w:pPr>
              <w:rPr>
                <w:rFonts w:ascii="Times New Roman" w:hAnsi="Times New Roman" w:cs="Times New Roman"/>
                <w:sz w:val="28"/>
                <w:szCs w:val="28"/>
              </w:rPr>
            </w:pPr>
          </w:p>
          <w:p w:rsidR="008C44D8" w:rsidRPr="001F6BA3" w:rsidRDefault="008C44D8" w:rsidP="00DB5ADF">
            <w:pPr>
              <w:rPr>
                <w:rFonts w:ascii="Times New Roman" w:hAnsi="Times New Roman" w:cs="Times New Roman"/>
                <w:sz w:val="28"/>
                <w:szCs w:val="28"/>
              </w:rPr>
            </w:pPr>
            <w:r w:rsidRPr="001F6BA3">
              <w:rPr>
                <w:rFonts w:ascii="Times New Roman" w:hAnsi="Times New Roman" w:cs="Times New Roman"/>
                <w:noProof/>
                <w:sz w:val="28"/>
                <w:szCs w:val="28"/>
              </w:rPr>
              <w:lastRenderedPageBreak/>
              <w:drawing>
                <wp:inline distT="0" distB="0" distL="0" distR="0" wp14:anchorId="055DF8DC" wp14:editId="0120C281">
                  <wp:extent cx="4181475" cy="24079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81475" cy="2407920"/>
                          </a:xfrm>
                          <a:prstGeom prst="rect">
                            <a:avLst/>
                          </a:prstGeom>
                        </pic:spPr>
                      </pic:pic>
                    </a:graphicData>
                  </a:graphic>
                </wp:inline>
              </w:drawing>
            </w:r>
          </w:p>
          <w:p w:rsidR="008C44D8" w:rsidRPr="001F6BA3" w:rsidRDefault="008C44D8" w:rsidP="00DB5ADF">
            <w:pPr>
              <w:rPr>
                <w:rFonts w:ascii="Times New Roman" w:hAnsi="Times New Roman" w:cs="Times New Roman"/>
                <w:sz w:val="28"/>
                <w:szCs w:val="28"/>
              </w:rPr>
            </w:pPr>
          </w:p>
          <w:p w:rsidR="008C44D8" w:rsidRPr="001F6BA3" w:rsidRDefault="008C44D8" w:rsidP="00DB5ADF">
            <w:pPr>
              <w:rPr>
                <w:rFonts w:ascii="Times New Roman" w:hAnsi="Times New Roman" w:cs="Times New Roman"/>
                <w:sz w:val="28"/>
                <w:szCs w:val="28"/>
              </w:rPr>
            </w:pPr>
          </w:p>
        </w:tc>
      </w:tr>
      <w:tr w:rsidR="00056DAD" w:rsidRPr="001F6BA3" w:rsidTr="00056DAD">
        <w:trPr>
          <w:trHeight w:val="195"/>
        </w:trPr>
        <w:tc>
          <w:tcPr>
            <w:tcW w:w="2160" w:type="dxa"/>
          </w:tcPr>
          <w:p w:rsidR="00056DAD" w:rsidRPr="001F6BA3" w:rsidRDefault="008C44D8" w:rsidP="00DB5ADF">
            <w:pPr>
              <w:rPr>
                <w:rFonts w:ascii="Times New Roman" w:hAnsi="Times New Roman" w:cs="Times New Roman"/>
                <w:b/>
                <w:sz w:val="28"/>
                <w:szCs w:val="28"/>
              </w:rPr>
            </w:pPr>
            <w:r w:rsidRPr="001F6BA3">
              <w:rPr>
                <w:rFonts w:ascii="Times New Roman" w:hAnsi="Times New Roman" w:cs="Times New Roman"/>
                <w:b/>
                <w:sz w:val="28"/>
                <w:szCs w:val="28"/>
              </w:rPr>
              <w:lastRenderedPageBreak/>
              <w:t>MẢNG 2 CHIỀU</w:t>
            </w:r>
          </w:p>
        </w:tc>
        <w:tc>
          <w:tcPr>
            <w:tcW w:w="2790" w:type="dxa"/>
          </w:tcPr>
          <w:p w:rsidR="00056DAD" w:rsidRPr="001F6BA3" w:rsidRDefault="00113E16" w:rsidP="00DB5ADF">
            <w:pPr>
              <w:rPr>
                <w:rFonts w:ascii="Times New Roman" w:hAnsi="Times New Roman" w:cs="Times New Roman"/>
                <w:sz w:val="28"/>
                <w:szCs w:val="28"/>
              </w:rPr>
            </w:pPr>
            <w:r w:rsidRPr="001F6BA3">
              <w:rPr>
                <w:rFonts w:ascii="Times New Roman" w:hAnsi="Times New Roman" w:cs="Times New Roman"/>
                <w:sz w:val="28"/>
                <w:szCs w:val="28"/>
              </w:rPr>
              <w:t>CÚ PHÁP:</w:t>
            </w:r>
          </w:p>
          <w:p w:rsidR="00113E16" w:rsidRPr="001F6BA3" w:rsidRDefault="00D3406C" w:rsidP="00DB5ADF">
            <w:pPr>
              <w:rPr>
                <w:rFonts w:ascii="Times New Roman" w:hAnsi="Times New Roman" w:cs="Times New Roman"/>
                <w:sz w:val="28"/>
                <w:szCs w:val="28"/>
              </w:rPr>
            </w:pPr>
            <w:r w:rsidRPr="001F6BA3">
              <w:rPr>
                <w:rFonts w:ascii="Times New Roman" w:hAnsi="Times New Roman" w:cs="Times New Roman"/>
                <w:sz w:val="28"/>
                <w:szCs w:val="28"/>
              </w:rPr>
              <w:t xml:space="preserve">+ </w:t>
            </w:r>
            <w:r w:rsidR="00113E16" w:rsidRPr="001F6BA3">
              <w:rPr>
                <w:rFonts w:ascii="Times New Roman" w:hAnsi="Times New Roman" w:cs="Times New Roman"/>
                <w:sz w:val="28"/>
                <w:szCs w:val="28"/>
              </w:rPr>
              <w:t xml:space="preserve">String [,] tên mảng </w:t>
            </w:r>
            <w:r w:rsidRPr="001F6BA3">
              <w:rPr>
                <w:rFonts w:ascii="Times New Roman" w:hAnsi="Times New Roman" w:cs="Times New Roman"/>
                <w:sz w:val="28"/>
                <w:szCs w:val="28"/>
              </w:rPr>
              <w:t>= new string [số dòng ,số cột]</w:t>
            </w:r>
          </w:p>
          <w:p w:rsidR="002F61A6" w:rsidRPr="001F6BA3" w:rsidRDefault="002F61A6" w:rsidP="00DB5ADF">
            <w:pPr>
              <w:rPr>
                <w:rFonts w:ascii="Times New Roman" w:hAnsi="Times New Roman" w:cs="Times New Roman"/>
                <w:sz w:val="28"/>
                <w:szCs w:val="28"/>
              </w:rPr>
            </w:pPr>
          </w:p>
        </w:tc>
        <w:tc>
          <w:tcPr>
            <w:tcW w:w="6750" w:type="dxa"/>
            <w:gridSpan w:val="2"/>
          </w:tcPr>
          <w:p w:rsidR="00056DAD" w:rsidRPr="001F6BA3" w:rsidRDefault="009E4D92" w:rsidP="00DB5ADF">
            <w:pPr>
              <w:rPr>
                <w:rFonts w:ascii="Times New Roman" w:hAnsi="Times New Roman" w:cs="Times New Roman"/>
                <w:sz w:val="28"/>
                <w:szCs w:val="28"/>
              </w:rPr>
            </w:pPr>
            <w:r w:rsidRPr="001F6BA3">
              <w:rPr>
                <w:rFonts w:ascii="Times New Roman" w:hAnsi="Times New Roman" w:cs="Times New Roman"/>
                <w:noProof/>
                <w:sz w:val="28"/>
                <w:szCs w:val="28"/>
              </w:rPr>
              <w:drawing>
                <wp:inline distT="0" distB="0" distL="0" distR="0" wp14:anchorId="60D27347" wp14:editId="049D4F47">
                  <wp:extent cx="4114800" cy="2505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14800" cy="2505075"/>
                          </a:xfrm>
                          <a:prstGeom prst="rect">
                            <a:avLst/>
                          </a:prstGeom>
                        </pic:spPr>
                      </pic:pic>
                    </a:graphicData>
                  </a:graphic>
                </wp:inline>
              </w:drawing>
            </w:r>
          </w:p>
          <w:p w:rsidR="00601894" w:rsidRPr="001F6BA3" w:rsidRDefault="00601894" w:rsidP="00DB5ADF">
            <w:pPr>
              <w:rPr>
                <w:rFonts w:ascii="Times New Roman" w:hAnsi="Times New Roman" w:cs="Times New Roman"/>
                <w:sz w:val="28"/>
                <w:szCs w:val="28"/>
              </w:rPr>
            </w:pPr>
          </w:p>
        </w:tc>
      </w:tr>
      <w:tr w:rsidR="00056DAD" w:rsidRPr="001F6BA3" w:rsidTr="00056DAD">
        <w:trPr>
          <w:trHeight w:val="150"/>
        </w:trPr>
        <w:tc>
          <w:tcPr>
            <w:tcW w:w="2160" w:type="dxa"/>
          </w:tcPr>
          <w:p w:rsidR="00056DAD" w:rsidRPr="001F6BA3" w:rsidRDefault="00443AF8" w:rsidP="00DB5ADF">
            <w:pPr>
              <w:rPr>
                <w:rFonts w:ascii="Times New Roman" w:hAnsi="Times New Roman" w:cs="Times New Roman"/>
                <w:b/>
                <w:sz w:val="28"/>
                <w:szCs w:val="28"/>
              </w:rPr>
            </w:pPr>
            <w:r w:rsidRPr="001F6BA3">
              <w:rPr>
                <w:rFonts w:ascii="Times New Roman" w:hAnsi="Times New Roman" w:cs="Times New Roman"/>
                <w:b/>
                <w:sz w:val="28"/>
                <w:szCs w:val="28"/>
              </w:rPr>
              <w:lastRenderedPageBreak/>
              <w:t>Mảng nhiều chiều (3 chiều)</w:t>
            </w:r>
          </w:p>
        </w:tc>
        <w:tc>
          <w:tcPr>
            <w:tcW w:w="2790" w:type="dxa"/>
          </w:tcPr>
          <w:p w:rsidR="00056DAD" w:rsidRPr="001F6BA3" w:rsidRDefault="00B43B6F" w:rsidP="00DB5ADF">
            <w:pPr>
              <w:rPr>
                <w:rFonts w:ascii="Times New Roman" w:hAnsi="Times New Roman" w:cs="Times New Roman"/>
                <w:sz w:val="28"/>
                <w:szCs w:val="28"/>
              </w:rPr>
            </w:pPr>
            <w:r w:rsidRPr="001F6BA3">
              <w:rPr>
                <w:rFonts w:ascii="Times New Roman" w:hAnsi="Times New Roman" w:cs="Times New Roman"/>
                <w:sz w:val="28"/>
                <w:szCs w:val="28"/>
              </w:rPr>
              <w:t>Cách khai báo thì giống 2 chiều nhưng thay vì 1 dấu phẩy thì mảng 3 chiều xài 2 dấu phẩy</w:t>
            </w:r>
          </w:p>
        </w:tc>
        <w:tc>
          <w:tcPr>
            <w:tcW w:w="6750" w:type="dxa"/>
            <w:gridSpan w:val="2"/>
          </w:tcPr>
          <w:p w:rsidR="00056DAD" w:rsidRPr="001F6BA3" w:rsidRDefault="00B43B6F" w:rsidP="00DB5ADF">
            <w:pPr>
              <w:rPr>
                <w:rFonts w:ascii="Times New Roman" w:hAnsi="Times New Roman" w:cs="Times New Roman"/>
                <w:sz w:val="28"/>
                <w:szCs w:val="28"/>
              </w:rPr>
            </w:pPr>
            <w:r w:rsidRPr="001F6BA3">
              <w:rPr>
                <w:rFonts w:ascii="Times New Roman" w:hAnsi="Times New Roman" w:cs="Times New Roman"/>
                <w:noProof/>
                <w:sz w:val="28"/>
                <w:szCs w:val="28"/>
              </w:rPr>
              <w:drawing>
                <wp:inline distT="0" distB="0" distL="0" distR="0" wp14:anchorId="21F705A0" wp14:editId="1C9F92C2">
                  <wp:extent cx="413385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33850" cy="3162300"/>
                          </a:xfrm>
                          <a:prstGeom prst="rect">
                            <a:avLst/>
                          </a:prstGeom>
                        </pic:spPr>
                      </pic:pic>
                    </a:graphicData>
                  </a:graphic>
                </wp:inline>
              </w:drawing>
            </w:r>
          </w:p>
        </w:tc>
      </w:tr>
      <w:tr w:rsidR="00056DAD" w:rsidRPr="001F6BA3" w:rsidTr="00286B2B">
        <w:trPr>
          <w:trHeight w:val="5205"/>
        </w:trPr>
        <w:tc>
          <w:tcPr>
            <w:tcW w:w="2160" w:type="dxa"/>
          </w:tcPr>
          <w:p w:rsidR="00DB090A" w:rsidRPr="001F6BA3" w:rsidRDefault="00DB090A" w:rsidP="00DB090A">
            <w:pPr>
              <w:pStyle w:val="Heading2"/>
              <w:shd w:val="clear" w:color="auto" w:fill="FFFFFF"/>
              <w:spacing w:before="0" w:beforeAutospacing="0" w:after="300" w:afterAutospacing="0"/>
              <w:outlineLvl w:val="1"/>
              <w:rPr>
                <w:b w:val="0"/>
                <w:bCs w:val="0"/>
                <w:color w:val="800080"/>
                <w:sz w:val="28"/>
                <w:szCs w:val="28"/>
              </w:rPr>
            </w:pPr>
            <w:r w:rsidRPr="001F6BA3">
              <w:rPr>
                <w:b w:val="0"/>
                <w:sz w:val="28"/>
                <w:szCs w:val="28"/>
              </w:rPr>
              <w:t xml:space="preserve">Mảng JAGGED  </w:t>
            </w:r>
          </w:p>
          <w:p w:rsidR="00056DAD" w:rsidRPr="001F6BA3" w:rsidRDefault="00056DAD" w:rsidP="00DB5ADF">
            <w:pPr>
              <w:rPr>
                <w:rFonts w:ascii="Times New Roman" w:hAnsi="Times New Roman" w:cs="Times New Roman"/>
                <w:b/>
                <w:sz w:val="28"/>
                <w:szCs w:val="28"/>
              </w:rPr>
            </w:pPr>
          </w:p>
        </w:tc>
        <w:tc>
          <w:tcPr>
            <w:tcW w:w="2790" w:type="dxa"/>
          </w:tcPr>
          <w:p w:rsidR="00056DAD" w:rsidRPr="001F6BA3" w:rsidRDefault="00056DAD" w:rsidP="00DB5ADF">
            <w:pPr>
              <w:rPr>
                <w:rFonts w:ascii="Times New Roman" w:hAnsi="Times New Roman" w:cs="Times New Roman"/>
                <w:sz w:val="28"/>
                <w:szCs w:val="28"/>
              </w:rPr>
            </w:pPr>
          </w:p>
        </w:tc>
        <w:tc>
          <w:tcPr>
            <w:tcW w:w="6750" w:type="dxa"/>
            <w:gridSpan w:val="2"/>
          </w:tcPr>
          <w:p w:rsidR="00056DAD" w:rsidRPr="001F6BA3" w:rsidRDefault="00DB090A" w:rsidP="00DB5ADF">
            <w:pPr>
              <w:rPr>
                <w:rFonts w:ascii="Times New Roman" w:hAnsi="Times New Roman" w:cs="Times New Roman"/>
                <w:sz w:val="28"/>
                <w:szCs w:val="28"/>
              </w:rPr>
            </w:pPr>
            <w:r w:rsidRPr="001F6BA3">
              <w:rPr>
                <w:rFonts w:ascii="Times New Roman" w:hAnsi="Times New Roman" w:cs="Times New Roman"/>
                <w:noProof/>
                <w:sz w:val="28"/>
                <w:szCs w:val="28"/>
              </w:rPr>
              <w:drawing>
                <wp:inline distT="0" distB="0" distL="0" distR="0" wp14:anchorId="30CDE8D4" wp14:editId="6669EA60">
                  <wp:extent cx="4133850" cy="3305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33850" cy="3305175"/>
                          </a:xfrm>
                          <a:prstGeom prst="rect">
                            <a:avLst/>
                          </a:prstGeom>
                        </pic:spPr>
                      </pic:pic>
                    </a:graphicData>
                  </a:graphic>
                </wp:inline>
              </w:drawing>
            </w:r>
          </w:p>
          <w:p w:rsidR="00286B2B" w:rsidRPr="001F6BA3" w:rsidRDefault="00286B2B" w:rsidP="00DB5ADF">
            <w:pPr>
              <w:rPr>
                <w:rFonts w:ascii="Times New Roman" w:hAnsi="Times New Roman" w:cs="Times New Roman"/>
                <w:sz w:val="28"/>
                <w:szCs w:val="28"/>
              </w:rPr>
            </w:pPr>
          </w:p>
        </w:tc>
      </w:tr>
      <w:tr w:rsidR="00286B2B" w:rsidRPr="001F6BA3" w:rsidTr="00286B2B">
        <w:trPr>
          <w:trHeight w:val="322"/>
        </w:trPr>
        <w:tc>
          <w:tcPr>
            <w:tcW w:w="2160" w:type="dxa"/>
          </w:tcPr>
          <w:p w:rsidR="00286B2B" w:rsidRPr="001F6BA3" w:rsidRDefault="00286B2B" w:rsidP="00DB5ADF">
            <w:pPr>
              <w:rPr>
                <w:rFonts w:ascii="Times New Roman" w:hAnsi="Times New Roman" w:cs="Times New Roman"/>
                <w:b/>
                <w:sz w:val="28"/>
                <w:szCs w:val="28"/>
              </w:rPr>
            </w:pPr>
            <w:r w:rsidRPr="001F6BA3">
              <w:rPr>
                <w:rFonts w:ascii="Times New Roman" w:hAnsi="Times New Roman" w:cs="Times New Roman"/>
                <w:b/>
                <w:sz w:val="28"/>
                <w:szCs w:val="28"/>
              </w:rPr>
              <w:lastRenderedPageBreak/>
              <w:t>Lớp Array trong c#</w:t>
            </w:r>
          </w:p>
        </w:tc>
        <w:tc>
          <w:tcPr>
            <w:tcW w:w="2790" w:type="dxa"/>
          </w:tcPr>
          <w:p w:rsidR="00286B2B" w:rsidRPr="001F6BA3" w:rsidRDefault="00065965" w:rsidP="00DB5ADF">
            <w:pPr>
              <w:rPr>
                <w:rFonts w:ascii="Times New Roman" w:hAnsi="Times New Roman" w:cs="Times New Roman"/>
                <w:sz w:val="28"/>
                <w:szCs w:val="28"/>
              </w:rPr>
            </w:pPr>
            <w:hyperlink r:id="rId20" w:history="1">
              <w:r w:rsidR="00286B2B" w:rsidRPr="001F6BA3">
                <w:rPr>
                  <w:rStyle w:val="Hyperlink"/>
                  <w:rFonts w:ascii="Times New Roman" w:hAnsi="Times New Roman" w:cs="Times New Roman"/>
                  <w:sz w:val="28"/>
                  <w:szCs w:val="28"/>
                </w:rPr>
                <w:t>https://www.howkteam.vn/course/khoa-hoc-lap-trinh-c-can-ban/mang-nhieu-chieu-trong-lap-trinh-c-co-ban-1136</w:t>
              </w:r>
            </w:hyperlink>
          </w:p>
          <w:p w:rsidR="00286B2B" w:rsidRPr="001F6BA3" w:rsidRDefault="00286B2B" w:rsidP="00DB5ADF">
            <w:pPr>
              <w:rPr>
                <w:rFonts w:ascii="Times New Roman" w:hAnsi="Times New Roman" w:cs="Times New Roman"/>
                <w:sz w:val="28"/>
                <w:szCs w:val="28"/>
              </w:rPr>
            </w:pPr>
          </w:p>
        </w:tc>
        <w:tc>
          <w:tcPr>
            <w:tcW w:w="6750" w:type="dxa"/>
            <w:gridSpan w:val="2"/>
          </w:tcPr>
          <w:p w:rsidR="00286B2B" w:rsidRPr="001F6BA3" w:rsidRDefault="00286B2B" w:rsidP="00DB5ADF">
            <w:pPr>
              <w:rPr>
                <w:rFonts w:ascii="Times New Roman" w:hAnsi="Times New Roman" w:cs="Times New Roman"/>
                <w:noProof/>
                <w:sz w:val="28"/>
                <w:szCs w:val="28"/>
              </w:rPr>
            </w:pPr>
            <w:r w:rsidRPr="001F6BA3">
              <w:rPr>
                <w:rFonts w:ascii="Times New Roman" w:hAnsi="Times New Roman" w:cs="Times New Roman"/>
                <w:noProof/>
                <w:sz w:val="28"/>
                <w:szCs w:val="28"/>
              </w:rPr>
              <w:drawing>
                <wp:inline distT="0" distB="0" distL="0" distR="0" wp14:anchorId="08514B28" wp14:editId="31BCEEAF">
                  <wp:extent cx="4095750" cy="2162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95750" cy="2162175"/>
                          </a:xfrm>
                          <a:prstGeom prst="rect">
                            <a:avLst/>
                          </a:prstGeom>
                        </pic:spPr>
                      </pic:pic>
                    </a:graphicData>
                  </a:graphic>
                </wp:inline>
              </w:drawing>
            </w:r>
          </w:p>
          <w:p w:rsidR="00286B2B" w:rsidRPr="001F6BA3" w:rsidRDefault="00286B2B" w:rsidP="00286B2B">
            <w:pPr>
              <w:tabs>
                <w:tab w:val="right" w:pos="6534"/>
              </w:tabs>
              <w:rPr>
                <w:rFonts w:ascii="Times New Roman" w:hAnsi="Times New Roman" w:cs="Times New Roman"/>
                <w:noProof/>
                <w:sz w:val="28"/>
                <w:szCs w:val="28"/>
              </w:rPr>
            </w:pPr>
            <w:r w:rsidRPr="001F6BA3">
              <w:rPr>
                <w:rFonts w:ascii="Times New Roman" w:hAnsi="Times New Roman" w:cs="Times New Roman"/>
                <w:noProof/>
                <w:sz w:val="28"/>
                <w:szCs w:val="28"/>
              </w:rPr>
              <w:drawing>
                <wp:inline distT="0" distB="0" distL="0" distR="0" wp14:anchorId="381D8F69" wp14:editId="61136ED5">
                  <wp:extent cx="4095750" cy="2809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95750" cy="2809240"/>
                          </a:xfrm>
                          <a:prstGeom prst="rect">
                            <a:avLst/>
                          </a:prstGeom>
                        </pic:spPr>
                      </pic:pic>
                    </a:graphicData>
                  </a:graphic>
                </wp:inline>
              </w:drawing>
            </w:r>
            <w:r w:rsidRPr="001F6BA3">
              <w:rPr>
                <w:rFonts w:ascii="Times New Roman" w:hAnsi="Times New Roman" w:cs="Times New Roman"/>
                <w:noProof/>
                <w:sz w:val="28"/>
                <w:szCs w:val="28"/>
              </w:rPr>
              <w:tab/>
            </w:r>
          </w:p>
          <w:p w:rsidR="00286B2B" w:rsidRPr="001F6BA3" w:rsidRDefault="00286B2B" w:rsidP="00286B2B">
            <w:pPr>
              <w:tabs>
                <w:tab w:val="right" w:pos="6534"/>
              </w:tabs>
              <w:rPr>
                <w:rFonts w:ascii="Times New Roman" w:hAnsi="Times New Roman" w:cs="Times New Roman"/>
                <w:noProof/>
                <w:sz w:val="28"/>
                <w:szCs w:val="28"/>
              </w:rPr>
            </w:pPr>
            <w:r w:rsidRPr="001F6BA3">
              <w:rPr>
                <w:rFonts w:ascii="Times New Roman" w:hAnsi="Times New Roman" w:cs="Times New Roman"/>
                <w:noProof/>
                <w:sz w:val="28"/>
                <w:szCs w:val="28"/>
              </w:rPr>
              <w:drawing>
                <wp:inline distT="0" distB="0" distL="0" distR="0" wp14:anchorId="418FCA5B" wp14:editId="4452CAE4">
                  <wp:extent cx="4152900" cy="264526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61104" cy="2650490"/>
                          </a:xfrm>
                          <a:prstGeom prst="rect">
                            <a:avLst/>
                          </a:prstGeom>
                        </pic:spPr>
                      </pic:pic>
                    </a:graphicData>
                  </a:graphic>
                </wp:inline>
              </w:drawing>
            </w:r>
          </w:p>
        </w:tc>
      </w:tr>
      <w:tr w:rsidR="00286B2B" w:rsidRPr="001F6BA3" w:rsidTr="00286B2B">
        <w:trPr>
          <w:trHeight w:val="292"/>
        </w:trPr>
        <w:tc>
          <w:tcPr>
            <w:tcW w:w="2160" w:type="dxa"/>
          </w:tcPr>
          <w:p w:rsidR="00286B2B" w:rsidRPr="001F6BA3" w:rsidRDefault="00286B2B" w:rsidP="00DB5ADF">
            <w:pPr>
              <w:rPr>
                <w:rFonts w:ascii="Times New Roman" w:hAnsi="Times New Roman" w:cs="Times New Roman"/>
                <w:b/>
                <w:sz w:val="28"/>
                <w:szCs w:val="28"/>
              </w:rPr>
            </w:pPr>
          </w:p>
          <w:p w:rsidR="001E4C17" w:rsidRPr="001F6BA3" w:rsidRDefault="001E4C17" w:rsidP="00DB5ADF">
            <w:pPr>
              <w:rPr>
                <w:rFonts w:ascii="Times New Roman" w:hAnsi="Times New Roman" w:cs="Times New Roman"/>
                <w:b/>
                <w:sz w:val="28"/>
                <w:szCs w:val="28"/>
              </w:rPr>
            </w:pPr>
          </w:p>
          <w:p w:rsidR="001E4C17" w:rsidRPr="001F6BA3" w:rsidRDefault="001E4C17" w:rsidP="00DB5ADF">
            <w:pPr>
              <w:rPr>
                <w:rFonts w:ascii="Times New Roman" w:hAnsi="Times New Roman" w:cs="Times New Roman"/>
                <w:b/>
                <w:sz w:val="28"/>
                <w:szCs w:val="28"/>
              </w:rPr>
            </w:pPr>
            <w:r w:rsidRPr="001F6BA3">
              <w:rPr>
                <w:rFonts w:ascii="Times New Roman" w:hAnsi="Times New Roman" w:cs="Times New Roman"/>
                <w:b/>
                <w:sz w:val="28"/>
                <w:szCs w:val="28"/>
              </w:rPr>
              <w:lastRenderedPageBreak/>
              <w:t xml:space="preserve">Foreach </w:t>
            </w:r>
          </w:p>
        </w:tc>
        <w:tc>
          <w:tcPr>
            <w:tcW w:w="2790" w:type="dxa"/>
          </w:tcPr>
          <w:p w:rsidR="00286B2B" w:rsidRPr="001F6BA3" w:rsidRDefault="00286B2B" w:rsidP="00DB5ADF">
            <w:pPr>
              <w:rPr>
                <w:rFonts w:ascii="Times New Roman" w:hAnsi="Times New Roman" w:cs="Times New Roman"/>
                <w:sz w:val="28"/>
                <w:szCs w:val="28"/>
              </w:rPr>
            </w:pPr>
          </w:p>
          <w:p w:rsidR="0040539C" w:rsidRPr="001F6BA3" w:rsidRDefault="0040539C" w:rsidP="00DB5ADF">
            <w:pPr>
              <w:rPr>
                <w:rFonts w:ascii="Times New Roman" w:hAnsi="Times New Roman" w:cs="Times New Roman"/>
                <w:sz w:val="28"/>
                <w:szCs w:val="28"/>
              </w:rPr>
            </w:pPr>
          </w:p>
          <w:p w:rsidR="0040539C" w:rsidRPr="001F6BA3" w:rsidRDefault="0040539C" w:rsidP="00DB5ADF">
            <w:pPr>
              <w:rPr>
                <w:rFonts w:ascii="Times New Roman" w:hAnsi="Times New Roman" w:cs="Times New Roman"/>
                <w:sz w:val="28"/>
                <w:szCs w:val="28"/>
              </w:rPr>
            </w:pPr>
            <w:r w:rsidRPr="001F6BA3">
              <w:rPr>
                <w:rFonts w:ascii="Times New Roman" w:hAnsi="Times New Roman" w:cs="Times New Roman"/>
                <w:sz w:val="28"/>
                <w:szCs w:val="28"/>
              </w:rPr>
              <w:lastRenderedPageBreak/>
              <w:t>K duyệt mảng hoặc tập hợp chỉ số phần tử giống for</w:t>
            </w:r>
          </w:p>
          <w:p w:rsidR="0094056F" w:rsidRPr="001F6BA3" w:rsidRDefault="0094056F" w:rsidP="00DB5ADF">
            <w:pPr>
              <w:rPr>
                <w:rFonts w:ascii="Times New Roman" w:hAnsi="Times New Roman" w:cs="Times New Roman"/>
                <w:sz w:val="28"/>
                <w:szCs w:val="28"/>
              </w:rPr>
            </w:pPr>
            <w:r w:rsidRPr="001F6BA3">
              <w:rPr>
                <w:rFonts w:ascii="Times New Roman" w:hAnsi="Times New Roman" w:cs="Times New Roman"/>
                <w:sz w:val="28"/>
                <w:szCs w:val="28"/>
              </w:rPr>
              <w:t xml:space="preserve">Foreach duyệt tuần tự </w:t>
            </w:r>
          </w:p>
          <w:p w:rsidR="0094056F" w:rsidRPr="001F6BA3" w:rsidRDefault="0094056F" w:rsidP="00DB5ADF">
            <w:pPr>
              <w:rPr>
                <w:rFonts w:ascii="Times New Roman" w:hAnsi="Times New Roman" w:cs="Times New Roman"/>
                <w:sz w:val="28"/>
                <w:szCs w:val="28"/>
              </w:rPr>
            </w:pPr>
            <w:r w:rsidRPr="001F6BA3">
              <w:rPr>
                <w:rFonts w:ascii="Times New Roman" w:hAnsi="Times New Roman" w:cs="Times New Roman"/>
                <w:sz w:val="28"/>
                <w:szCs w:val="28"/>
              </w:rPr>
              <w:t>Chỉ dùng duyệt mảng và tập ngoài ra k dùng làm j khác</w:t>
            </w:r>
          </w:p>
        </w:tc>
        <w:tc>
          <w:tcPr>
            <w:tcW w:w="6750" w:type="dxa"/>
            <w:gridSpan w:val="2"/>
          </w:tcPr>
          <w:p w:rsidR="00286B2B" w:rsidRPr="001F6BA3" w:rsidRDefault="00286B2B" w:rsidP="00DB5ADF">
            <w:pPr>
              <w:rPr>
                <w:rFonts w:ascii="Times New Roman" w:hAnsi="Times New Roman" w:cs="Times New Roman"/>
                <w:noProof/>
                <w:sz w:val="28"/>
                <w:szCs w:val="28"/>
              </w:rPr>
            </w:pPr>
          </w:p>
          <w:p w:rsidR="00B11122" w:rsidRPr="001F6BA3" w:rsidRDefault="00B11122" w:rsidP="00DB5ADF">
            <w:pPr>
              <w:rPr>
                <w:rFonts w:ascii="Times New Roman" w:hAnsi="Times New Roman" w:cs="Times New Roman"/>
                <w:noProof/>
                <w:sz w:val="28"/>
                <w:szCs w:val="28"/>
              </w:rPr>
            </w:pPr>
          </w:p>
          <w:p w:rsidR="00B11122" w:rsidRPr="001F6BA3" w:rsidRDefault="00B11122" w:rsidP="00DB5ADF">
            <w:pPr>
              <w:rPr>
                <w:rFonts w:ascii="Times New Roman" w:hAnsi="Times New Roman" w:cs="Times New Roman"/>
                <w:noProof/>
                <w:sz w:val="28"/>
                <w:szCs w:val="28"/>
              </w:rPr>
            </w:pPr>
          </w:p>
          <w:p w:rsidR="00B11122" w:rsidRPr="001F6BA3" w:rsidRDefault="00B11122" w:rsidP="00DB5ADF">
            <w:pPr>
              <w:rPr>
                <w:rFonts w:ascii="Times New Roman" w:hAnsi="Times New Roman" w:cs="Times New Roman"/>
                <w:noProof/>
                <w:sz w:val="28"/>
                <w:szCs w:val="28"/>
              </w:rPr>
            </w:pPr>
            <w:r w:rsidRPr="001F6BA3">
              <w:rPr>
                <w:rFonts w:ascii="Times New Roman" w:hAnsi="Times New Roman" w:cs="Times New Roman"/>
                <w:noProof/>
                <w:sz w:val="28"/>
                <w:szCs w:val="28"/>
              </w:rPr>
              <w:t>So sánh for vs foreach</w:t>
            </w:r>
          </w:p>
          <w:p w:rsidR="00B11122" w:rsidRPr="001F6BA3" w:rsidRDefault="00B11122" w:rsidP="00DB5ADF">
            <w:pPr>
              <w:rPr>
                <w:rFonts w:ascii="Times New Roman" w:hAnsi="Times New Roman" w:cs="Times New Roman"/>
                <w:noProof/>
                <w:sz w:val="28"/>
                <w:szCs w:val="28"/>
              </w:rPr>
            </w:pPr>
            <w:r w:rsidRPr="001F6BA3">
              <w:rPr>
                <w:rFonts w:ascii="Times New Roman" w:hAnsi="Times New Roman" w:cs="Times New Roman"/>
                <w:noProof/>
                <w:sz w:val="28"/>
                <w:szCs w:val="28"/>
              </w:rPr>
              <w:drawing>
                <wp:inline distT="0" distB="0" distL="0" distR="0" wp14:anchorId="373E71C2" wp14:editId="719EECA6">
                  <wp:extent cx="4086225" cy="3171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86225" cy="3171825"/>
                          </a:xfrm>
                          <a:prstGeom prst="rect">
                            <a:avLst/>
                          </a:prstGeom>
                        </pic:spPr>
                      </pic:pic>
                    </a:graphicData>
                  </a:graphic>
                </wp:inline>
              </w:drawing>
            </w:r>
          </w:p>
        </w:tc>
      </w:tr>
      <w:tr w:rsidR="00286B2B" w:rsidRPr="001F6BA3" w:rsidTr="00947404">
        <w:trPr>
          <w:trHeight w:val="117"/>
        </w:trPr>
        <w:tc>
          <w:tcPr>
            <w:tcW w:w="2160" w:type="dxa"/>
          </w:tcPr>
          <w:p w:rsidR="00286B2B" w:rsidRPr="001F6BA3" w:rsidRDefault="00947404" w:rsidP="00DB5ADF">
            <w:pPr>
              <w:rPr>
                <w:rFonts w:ascii="Times New Roman" w:hAnsi="Times New Roman" w:cs="Times New Roman"/>
                <w:b/>
                <w:sz w:val="28"/>
                <w:szCs w:val="28"/>
              </w:rPr>
            </w:pPr>
            <w:r w:rsidRPr="001F6BA3">
              <w:rPr>
                <w:rFonts w:ascii="Times New Roman" w:hAnsi="Times New Roman" w:cs="Times New Roman"/>
                <w:b/>
                <w:sz w:val="28"/>
                <w:szCs w:val="28"/>
              </w:rPr>
              <w:lastRenderedPageBreak/>
              <w:t>String</w:t>
            </w: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p>
          <w:p w:rsidR="00A37F28" w:rsidRPr="001F6BA3" w:rsidRDefault="00A37F28" w:rsidP="00DB5ADF">
            <w:pPr>
              <w:rPr>
                <w:rFonts w:ascii="Times New Roman" w:hAnsi="Times New Roman" w:cs="Times New Roman"/>
                <w:b/>
                <w:sz w:val="28"/>
                <w:szCs w:val="28"/>
              </w:rPr>
            </w:pPr>
            <w:r w:rsidRPr="001F6BA3">
              <w:rPr>
                <w:rFonts w:ascii="Times New Roman" w:hAnsi="Times New Roman" w:cs="Times New Roman"/>
                <w:b/>
                <w:sz w:val="28"/>
                <w:szCs w:val="28"/>
              </w:rPr>
              <w:t>StringBuilder</w:t>
            </w:r>
          </w:p>
        </w:tc>
        <w:tc>
          <w:tcPr>
            <w:tcW w:w="2790" w:type="dxa"/>
          </w:tcPr>
          <w:p w:rsidR="00286B2B" w:rsidRPr="001F6BA3" w:rsidRDefault="00947404" w:rsidP="00DB5ADF">
            <w:pPr>
              <w:rPr>
                <w:rFonts w:ascii="Times New Roman" w:hAnsi="Times New Roman" w:cs="Times New Roman"/>
                <w:sz w:val="28"/>
                <w:szCs w:val="28"/>
              </w:rPr>
            </w:pPr>
            <w:r w:rsidRPr="001F6BA3">
              <w:rPr>
                <w:rFonts w:ascii="Times New Roman" w:hAnsi="Times New Roman" w:cs="Times New Roman"/>
                <w:sz w:val="28"/>
                <w:szCs w:val="28"/>
              </w:rPr>
              <w:lastRenderedPageBreak/>
              <w:t>Là một kiểu dữ liệu tham chiếu dùng để lưu trữ chuỗi ký tự</w:t>
            </w: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DB5ADF">
            <w:pPr>
              <w:rPr>
                <w:rFonts w:ascii="Times New Roman" w:hAnsi="Times New Roman" w:cs="Times New Roman"/>
                <w:sz w:val="28"/>
                <w:szCs w:val="28"/>
              </w:rPr>
            </w:pPr>
          </w:p>
          <w:p w:rsidR="00A37F28" w:rsidRPr="001F6BA3" w:rsidRDefault="00A37F28" w:rsidP="00A37F28">
            <w:pPr>
              <w:shd w:val="clear" w:color="auto" w:fill="FFFFFF"/>
              <w:spacing w:after="270"/>
              <w:rPr>
                <w:rFonts w:ascii="Times New Roman" w:eastAsia="Times New Roman" w:hAnsi="Times New Roman" w:cs="Times New Roman"/>
                <w:color w:val="222C37"/>
                <w:sz w:val="28"/>
                <w:szCs w:val="28"/>
              </w:rPr>
            </w:pPr>
            <w:r w:rsidRPr="001F6BA3">
              <w:rPr>
                <w:rFonts w:ascii="Times New Roman" w:eastAsia="Times New Roman" w:hAnsi="Times New Roman" w:cs="Times New Roman"/>
                <w:color w:val="222C37"/>
                <w:sz w:val="28"/>
                <w:szCs w:val="28"/>
              </w:rPr>
              <w:t>Lớp </w:t>
            </w:r>
            <w:r w:rsidRPr="001F6BA3">
              <w:rPr>
                <w:rFonts w:ascii="Times New Roman" w:eastAsia="Times New Roman" w:hAnsi="Times New Roman" w:cs="Times New Roman"/>
                <w:color w:val="0000CD"/>
                <w:sz w:val="28"/>
                <w:szCs w:val="28"/>
              </w:rPr>
              <w:t>StringBuilder </w:t>
            </w:r>
            <w:r w:rsidRPr="001F6BA3">
              <w:rPr>
                <w:rFonts w:ascii="Times New Roman" w:eastAsia="Times New Roman" w:hAnsi="Times New Roman" w:cs="Times New Roman"/>
                <w:color w:val="222C37"/>
                <w:sz w:val="28"/>
                <w:szCs w:val="28"/>
              </w:rPr>
              <w:t>được .NET xây dựng sẵn giúp chúng ta thao tác trực tiếp với chuỗi gốc và giúp tiết kiệm bộ nhớ hơn so với lớp </w:t>
            </w:r>
            <w:r w:rsidRPr="001F6BA3">
              <w:rPr>
                <w:rFonts w:ascii="Times New Roman" w:eastAsia="Times New Roman" w:hAnsi="Times New Roman" w:cs="Times New Roman"/>
                <w:color w:val="0000CD"/>
                <w:sz w:val="28"/>
                <w:szCs w:val="28"/>
              </w:rPr>
              <w:t>String</w:t>
            </w:r>
            <w:r w:rsidRPr="001F6BA3">
              <w:rPr>
                <w:rFonts w:ascii="Times New Roman" w:eastAsia="Times New Roman" w:hAnsi="Times New Roman" w:cs="Times New Roman"/>
                <w:color w:val="222C37"/>
                <w:sz w:val="28"/>
                <w:szCs w:val="28"/>
              </w:rPr>
              <w:t>.</w:t>
            </w:r>
          </w:p>
          <w:p w:rsidR="00A37F28" w:rsidRPr="001F6BA3" w:rsidRDefault="00A37F28" w:rsidP="00A37F28">
            <w:pPr>
              <w:shd w:val="clear" w:color="auto" w:fill="FFFFFF"/>
              <w:spacing w:after="270"/>
              <w:rPr>
                <w:rFonts w:ascii="Times New Roman" w:eastAsia="Times New Roman" w:hAnsi="Times New Roman" w:cs="Times New Roman"/>
                <w:color w:val="222C37"/>
                <w:sz w:val="28"/>
                <w:szCs w:val="28"/>
              </w:rPr>
            </w:pPr>
            <w:r w:rsidRPr="001F6BA3">
              <w:rPr>
                <w:rFonts w:ascii="Times New Roman" w:eastAsia="Times New Roman" w:hAnsi="Times New Roman" w:cs="Times New Roman"/>
                <w:color w:val="222C37"/>
                <w:sz w:val="28"/>
                <w:szCs w:val="28"/>
              </w:rPr>
              <w:t>Đặc điểm của </w:t>
            </w:r>
            <w:r w:rsidRPr="001F6BA3">
              <w:rPr>
                <w:rFonts w:ascii="Times New Roman" w:eastAsia="Times New Roman" w:hAnsi="Times New Roman" w:cs="Times New Roman"/>
                <w:color w:val="0000CD"/>
                <w:sz w:val="28"/>
                <w:szCs w:val="28"/>
              </w:rPr>
              <w:t>StringBuilder </w:t>
            </w:r>
            <w:r w:rsidRPr="001F6BA3">
              <w:rPr>
                <w:rFonts w:ascii="Times New Roman" w:eastAsia="Times New Roman" w:hAnsi="Times New Roman" w:cs="Times New Roman"/>
                <w:color w:val="222C37"/>
                <w:sz w:val="28"/>
                <w:szCs w:val="28"/>
              </w:rPr>
              <w:t>là:</w:t>
            </w:r>
          </w:p>
          <w:p w:rsidR="00A37F28" w:rsidRPr="001F6BA3" w:rsidRDefault="00A37F28" w:rsidP="00A37F28">
            <w:pPr>
              <w:numPr>
                <w:ilvl w:val="0"/>
                <w:numId w:val="2"/>
              </w:numPr>
              <w:shd w:val="clear" w:color="auto" w:fill="FFFFFF"/>
              <w:spacing w:before="100" w:beforeAutospacing="1" w:after="100" w:afterAutospacing="1"/>
              <w:rPr>
                <w:rFonts w:ascii="Times New Roman" w:eastAsia="Times New Roman" w:hAnsi="Times New Roman" w:cs="Times New Roman"/>
                <w:color w:val="222C37"/>
                <w:sz w:val="28"/>
                <w:szCs w:val="28"/>
              </w:rPr>
            </w:pPr>
            <w:r w:rsidRPr="001F6BA3">
              <w:rPr>
                <w:rFonts w:ascii="Times New Roman" w:eastAsia="Times New Roman" w:hAnsi="Times New Roman" w:cs="Times New Roman"/>
                <w:color w:val="222C37"/>
                <w:sz w:val="28"/>
                <w:szCs w:val="28"/>
              </w:rPr>
              <w:t>Cho phép thao tác trực tiếp trên chuỗi ban đầu.</w:t>
            </w:r>
          </w:p>
          <w:p w:rsidR="00A37F28" w:rsidRPr="001F6BA3" w:rsidRDefault="00A37F28" w:rsidP="00A37F28">
            <w:pPr>
              <w:numPr>
                <w:ilvl w:val="0"/>
                <w:numId w:val="2"/>
              </w:numPr>
              <w:shd w:val="clear" w:color="auto" w:fill="FFFFFF"/>
              <w:spacing w:before="100" w:beforeAutospacing="1" w:after="100" w:afterAutospacing="1"/>
              <w:rPr>
                <w:rFonts w:ascii="Times New Roman" w:eastAsia="Times New Roman" w:hAnsi="Times New Roman" w:cs="Times New Roman"/>
                <w:color w:val="222C37"/>
                <w:sz w:val="28"/>
                <w:szCs w:val="28"/>
              </w:rPr>
            </w:pPr>
            <w:r w:rsidRPr="001F6BA3">
              <w:rPr>
                <w:rFonts w:ascii="Times New Roman" w:eastAsia="Times New Roman" w:hAnsi="Times New Roman" w:cs="Times New Roman"/>
                <w:color w:val="222C37"/>
                <w:sz w:val="28"/>
                <w:szCs w:val="28"/>
              </w:rPr>
              <w:t>Có khả năng tự mở rộng vùng nhớ khi cần thiết.</w:t>
            </w:r>
          </w:p>
          <w:p w:rsidR="000F453D" w:rsidRPr="001F6BA3" w:rsidRDefault="00A37F28" w:rsidP="000F453D">
            <w:pPr>
              <w:numPr>
                <w:ilvl w:val="0"/>
                <w:numId w:val="2"/>
              </w:numPr>
              <w:shd w:val="clear" w:color="auto" w:fill="FFFFFF"/>
              <w:spacing w:before="100" w:beforeAutospacing="1" w:after="100" w:afterAutospacing="1"/>
              <w:rPr>
                <w:rFonts w:ascii="Times New Roman" w:eastAsia="Times New Roman" w:hAnsi="Times New Roman" w:cs="Times New Roman"/>
                <w:color w:val="222C37"/>
                <w:sz w:val="28"/>
                <w:szCs w:val="28"/>
              </w:rPr>
            </w:pPr>
            <w:r w:rsidRPr="001F6BA3">
              <w:rPr>
                <w:rFonts w:ascii="Times New Roman" w:eastAsia="Times New Roman" w:hAnsi="Times New Roman" w:cs="Times New Roman"/>
                <w:color w:val="222C37"/>
                <w:sz w:val="28"/>
                <w:szCs w:val="28"/>
              </w:rPr>
              <w:t>Không cho phép lớp khác kế thừa</w:t>
            </w:r>
          </w:p>
          <w:p w:rsidR="000F453D" w:rsidRPr="001F6BA3" w:rsidRDefault="000F453D" w:rsidP="000F453D">
            <w:pPr>
              <w:shd w:val="clear" w:color="auto" w:fill="FFFFFF"/>
              <w:spacing w:before="100" w:beforeAutospacing="1" w:after="100" w:afterAutospacing="1"/>
              <w:ind w:left="360"/>
              <w:rPr>
                <w:rFonts w:ascii="Times New Roman" w:eastAsia="Times New Roman" w:hAnsi="Times New Roman" w:cs="Times New Roman"/>
                <w:color w:val="222C37"/>
                <w:sz w:val="28"/>
                <w:szCs w:val="28"/>
              </w:rPr>
            </w:pPr>
          </w:p>
          <w:p w:rsidR="00A37F28" w:rsidRPr="001F6BA3" w:rsidRDefault="00A37F28" w:rsidP="00DB5ADF">
            <w:pPr>
              <w:rPr>
                <w:rFonts w:ascii="Times New Roman" w:hAnsi="Times New Roman" w:cs="Times New Roman"/>
                <w:sz w:val="28"/>
                <w:szCs w:val="28"/>
              </w:rPr>
            </w:pPr>
          </w:p>
        </w:tc>
        <w:tc>
          <w:tcPr>
            <w:tcW w:w="6750" w:type="dxa"/>
            <w:gridSpan w:val="2"/>
          </w:tcPr>
          <w:p w:rsidR="00286B2B" w:rsidRPr="001F6BA3" w:rsidRDefault="005E19FD" w:rsidP="00DB5ADF">
            <w:pPr>
              <w:rPr>
                <w:rFonts w:ascii="Times New Roman" w:hAnsi="Times New Roman" w:cs="Times New Roman"/>
                <w:noProof/>
                <w:sz w:val="28"/>
                <w:szCs w:val="28"/>
              </w:rPr>
            </w:pPr>
            <w:r w:rsidRPr="001F6BA3">
              <w:rPr>
                <w:rFonts w:ascii="Times New Roman" w:hAnsi="Times New Roman" w:cs="Times New Roman"/>
                <w:noProof/>
                <w:sz w:val="28"/>
                <w:szCs w:val="28"/>
              </w:rPr>
              <w:lastRenderedPageBreak/>
              <w:t>Một số</w:t>
            </w:r>
            <w:r w:rsidR="00FC7389" w:rsidRPr="001F6BA3">
              <w:rPr>
                <w:rFonts w:ascii="Times New Roman" w:hAnsi="Times New Roman" w:cs="Times New Roman"/>
                <w:noProof/>
                <w:sz w:val="28"/>
                <w:szCs w:val="28"/>
              </w:rPr>
              <w:t xml:space="preserve"> phương thức lớp string</w:t>
            </w:r>
          </w:p>
          <w:p w:rsidR="00FC7389" w:rsidRPr="001F6BA3" w:rsidRDefault="00FC7389" w:rsidP="00DB5ADF">
            <w:pPr>
              <w:rPr>
                <w:rFonts w:ascii="Times New Roman" w:hAnsi="Times New Roman" w:cs="Times New Roman"/>
                <w:noProof/>
                <w:sz w:val="28"/>
                <w:szCs w:val="28"/>
              </w:rPr>
            </w:pPr>
          </w:p>
          <w:p w:rsidR="00FC7389" w:rsidRPr="001F6BA3" w:rsidRDefault="00FC7389" w:rsidP="00DB5ADF">
            <w:pPr>
              <w:rPr>
                <w:rFonts w:ascii="Times New Roman" w:hAnsi="Times New Roman" w:cs="Times New Roman"/>
                <w:noProof/>
                <w:sz w:val="28"/>
                <w:szCs w:val="28"/>
              </w:rPr>
            </w:pPr>
            <w:r w:rsidRPr="001F6BA3">
              <w:rPr>
                <w:rFonts w:ascii="Times New Roman" w:hAnsi="Times New Roman" w:cs="Times New Roman"/>
                <w:noProof/>
                <w:sz w:val="28"/>
                <w:szCs w:val="28"/>
              </w:rPr>
              <w:drawing>
                <wp:inline distT="0" distB="0" distL="0" distR="0" wp14:anchorId="78E99FF3" wp14:editId="35AA3306">
                  <wp:extent cx="4086225" cy="3438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89026" cy="3440882"/>
                          </a:xfrm>
                          <a:prstGeom prst="rect">
                            <a:avLst/>
                          </a:prstGeom>
                        </pic:spPr>
                      </pic:pic>
                    </a:graphicData>
                  </a:graphic>
                </wp:inline>
              </w:drawing>
            </w:r>
          </w:p>
          <w:p w:rsidR="00FC7389" w:rsidRPr="001F6BA3" w:rsidRDefault="00FC7389" w:rsidP="00DB5ADF">
            <w:pPr>
              <w:rPr>
                <w:rFonts w:ascii="Times New Roman" w:hAnsi="Times New Roman" w:cs="Times New Roman"/>
                <w:noProof/>
                <w:sz w:val="28"/>
                <w:szCs w:val="28"/>
              </w:rPr>
            </w:pPr>
            <w:r w:rsidRPr="001F6BA3">
              <w:rPr>
                <w:rFonts w:ascii="Times New Roman" w:hAnsi="Times New Roman" w:cs="Times New Roman"/>
                <w:noProof/>
                <w:sz w:val="28"/>
                <w:szCs w:val="28"/>
              </w:rPr>
              <w:lastRenderedPageBreak/>
              <w:drawing>
                <wp:inline distT="0" distB="0" distL="0" distR="0" wp14:anchorId="5D744FDC" wp14:editId="52288D3A">
                  <wp:extent cx="4132564" cy="29337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33458" cy="2934335"/>
                          </a:xfrm>
                          <a:prstGeom prst="rect">
                            <a:avLst/>
                          </a:prstGeom>
                        </pic:spPr>
                      </pic:pic>
                    </a:graphicData>
                  </a:graphic>
                </wp:inline>
              </w:drawing>
            </w:r>
          </w:p>
          <w:p w:rsidR="00FC7389" w:rsidRPr="001F6BA3" w:rsidRDefault="00FC7389" w:rsidP="00DB5ADF">
            <w:pPr>
              <w:rPr>
                <w:rFonts w:ascii="Times New Roman" w:hAnsi="Times New Roman" w:cs="Times New Roman"/>
                <w:noProof/>
                <w:sz w:val="28"/>
                <w:szCs w:val="28"/>
              </w:rPr>
            </w:pPr>
          </w:p>
          <w:p w:rsidR="00A37F28" w:rsidRPr="001F6BA3" w:rsidRDefault="00A37F28" w:rsidP="00DB5ADF">
            <w:pPr>
              <w:rPr>
                <w:rFonts w:ascii="Times New Roman" w:hAnsi="Times New Roman" w:cs="Times New Roman"/>
                <w:noProof/>
                <w:sz w:val="28"/>
                <w:szCs w:val="28"/>
              </w:rPr>
            </w:pPr>
            <w:r w:rsidRPr="001F6BA3">
              <w:rPr>
                <w:rFonts w:ascii="Times New Roman" w:hAnsi="Times New Roman" w:cs="Times New Roman"/>
                <w:noProof/>
                <w:sz w:val="28"/>
                <w:szCs w:val="28"/>
              </w:rPr>
              <w:drawing>
                <wp:inline distT="0" distB="0" distL="0" distR="0" wp14:anchorId="78BECFE5" wp14:editId="4B3A7EA0">
                  <wp:extent cx="4019550" cy="342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19550" cy="3429000"/>
                          </a:xfrm>
                          <a:prstGeom prst="rect">
                            <a:avLst/>
                          </a:prstGeom>
                        </pic:spPr>
                      </pic:pic>
                    </a:graphicData>
                  </a:graphic>
                </wp:inline>
              </w:drawing>
            </w:r>
          </w:p>
          <w:p w:rsidR="00A37F28" w:rsidRPr="001F6BA3" w:rsidRDefault="000F453D" w:rsidP="00DB5ADF">
            <w:pPr>
              <w:rPr>
                <w:rFonts w:ascii="Times New Roman" w:hAnsi="Times New Roman" w:cs="Times New Roman"/>
                <w:noProof/>
                <w:sz w:val="28"/>
                <w:szCs w:val="28"/>
              </w:rPr>
            </w:pPr>
            <w:r w:rsidRPr="001F6BA3">
              <w:rPr>
                <w:rFonts w:ascii="Times New Roman" w:hAnsi="Times New Roman" w:cs="Times New Roman"/>
                <w:noProof/>
                <w:sz w:val="28"/>
                <w:szCs w:val="28"/>
              </w:rPr>
              <w:drawing>
                <wp:inline distT="0" distB="0" distL="0" distR="0" wp14:anchorId="1E189279" wp14:editId="2FB7F756">
                  <wp:extent cx="4124325" cy="1085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24325" cy="1085850"/>
                          </a:xfrm>
                          <a:prstGeom prst="rect">
                            <a:avLst/>
                          </a:prstGeom>
                        </pic:spPr>
                      </pic:pic>
                    </a:graphicData>
                  </a:graphic>
                </wp:inline>
              </w:drawing>
            </w:r>
          </w:p>
          <w:p w:rsidR="000F453D" w:rsidRPr="001F6BA3" w:rsidRDefault="000F453D" w:rsidP="00DB5ADF">
            <w:pPr>
              <w:rPr>
                <w:rFonts w:ascii="Times New Roman" w:hAnsi="Times New Roman" w:cs="Times New Roman"/>
                <w:noProof/>
                <w:sz w:val="28"/>
                <w:szCs w:val="28"/>
              </w:rPr>
            </w:pPr>
            <w:r w:rsidRPr="001F6BA3">
              <w:rPr>
                <w:rFonts w:ascii="Times New Roman" w:hAnsi="Times New Roman" w:cs="Times New Roman"/>
                <w:noProof/>
                <w:sz w:val="28"/>
                <w:szCs w:val="28"/>
              </w:rPr>
              <w:lastRenderedPageBreak/>
              <w:drawing>
                <wp:inline distT="0" distB="0" distL="0" distR="0" wp14:anchorId="3F986DBE" wp14:editId="55B6E126">
                  <wp:extent cx="4162425" cy="2016125"/>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62425" cy="2016125"/>
                          </a:xfrm>
                          <a:prstGeom prst="rect">
                            <a:avLst/>
                          </a:prstGeom>
                        </pic:spPr>
                      </pic:pic>
                    </a:graphicData>
                  </a:graphic>
                </wp:inline>
              </w:drawing>
            </w:r>
          </w:p>
        </w:tc>
      </w:tr>
      <w:tr w:rsidR="00947404" w:rsidRPr="001F6BA3" w:rsidTr="00A27D3D">
        <w:trPr>
          <w:trHeight w:val="2960"/>
        </w:trPr>
        <w:tc>
          <w:tcPr>
            <w:tcW w:w="2160" w:type="dxa"/>
          </w:tcPr>
          <w:p w:rsidR="00947404" w:rsidRPr="001F6BA3" w:rsidRDefault="000F453D" w:rsidP="00DB5ADF">
            <w:pPr>
              <w:rPr>
                <w:rFonts w:ascii="Times New Roman" w:hAnsi="Times New Roman" w:cs="Times New Roman"/>
                <w:b/>
                <w:sz w:val="28"/>
                <w:szCs w:val="28"/>
              </w:rPr>
            </w:pPr>
            <w:r w:rsidRPr="001F6BA3">
              <w:rPr>
                <w:rFonts w:ascii="Times New Roman" w:hAnsi="Times New Roman" w:cs="Times New Roman"/>
                <w:b/>
                <w:sz w:val="28"/>
                <w:szCs w:val="28"/>
              </w:rPr>
              <w:lastRenderedPageBreak/>
              <w:t xml:space="preserve">Struct </w:t>
            </w:r>
          </w:p>
        </w:tc>
        <w:tc>
          <w:tcPr>
            <w:tcW w:w="2790" w:type="dxa"/>
          </w:tcPr>
          <w:p w:rsidR="00947404" w:rsidRPr="001F6BA3" w:rsidRDefault="000F453D" w:rsidP="00DB5ADF">
            <w:pPr>
              <w:rPr>
                <w:rFonts w:ascii="Times New Roman" w:hAnsi="Times New Roman" w:cs="Times New Roman"/>
                <w:sz w:val="28"/>
                <w:szCs w:val="28"/>
              </w:rPr>
            </w:pPr>
            <w:r w:rsidRPr="001F6BA3">
              <w:rPr>
                <w:rFonts w:ascii="Times New Roman" w:hAnsi="Times New Roman" w:cs="Times New Roman"/>
                <w:sz w:val="28"/>
                <w:szCs w:val="28"/>
              </w:rPr>
              <w:t>Khi người ta hỏi struct class thì nói là kiểu dữ liệu có cấu trúc</w:t>
            </w:r>
          </w:p>
          <w:p w:rsidR="00332A16" w:rsidRPr="001F6BA3" w:rsidRDefault="00332A16" w:rsidP="00DB5ADF">
            <w:pPr>
              <w:rPr>
                <w:rFonts w:ascii="Times New Roman" w:hAnsi="Times New Roman" w:cs="Times New Roman"/>
                <w:sz w:val="28"/>
                <w:szCs w:val="28"/>
              </w:rPr>
            </w:pPr>
          </w:p>
          <w:p w:rsidR="00332A16" w:rsidRPr="001F6BA3" w:rsidRDefault="00332A16" w:rsidP="00DB5ADF">
            <w:pPr>
              <w:rPr>
                <w:rFonts w:ascii="Times New Roman" w:hAnsi="Times New Roman" w:cs="Times New Roman"/>
                <w:color w:val="222C37"/>
                <w:sz w:val="28"/>
                <w:szCs w:val="28"/>
                <w:shd w:val="clear" w:color="auto" w:fill="FFFFFF"/>
              </w:rPr>
            </w:pPr>
            <w:r w:rsidRPr="001F6BA3">
              <w:rPr>
                <w:rStyle w:val="Strong"/>
                <w:rFonts w:ascii="Times New Roman" w:hAnsi="Times New Roman" w:cs="Times New Roman"/>
                <w:color w:val="FF6600"/>
                <w:sz w:val="28"/>
                <w:szCs w:val="28"/>
                <w:shd w:val="clear" w:color="auto" w:fill="FFFFFF"/>
              </w:rPr>
              <w:t>Struct</w:t>
            </w:r>
            <w:r w:rsidRPr="001F6BA3">
              <w:rPr>
                <w:rFonts w:ascii="Times New Roman" w:hAnsi="Times New Roman" w:cs="Times New Roman"/>
                <w:color w:val="222C37"/>
                <w:sz w:val="28"/>
                <w:szCs w:val="28"/>
                <w:shd w:val="clear" w:color="auto" w:fill="FFFFFF"/>
              </w:rPr>
              <w:t> là một kiểu dữ liệu có cấu trúc, được kết hợp từ các kiểu dữ liệu nguyên thuỷ do người lập trình định nghĩa để thuận tiện trong việc quản lý dữ liệu và lập trình.</w:t>
            </w:r>
          </w:p>
          <w:p w:rsidR="00A27D3D" w:rsidRPr="001F6BA3" w:rsidRDefault="00A27D3D" w:rsidP="00A27D3D">
            <w:pPr>
              <w:shd w:val="clear" w:color="auto" w:fill="FFFFFF"/>
              <w:spacing w:before="100" w:beforeAutospacing="1" w:after="100" w:afterAutospacing="1"/>
              <w:rPr>
                <w:rFonts w:ascii="Times New Roman" w:hAnsi="Times New Roman" w:cs="Times New Roman"/>
                <w:color w:val="222C37"/>
                <w:sz w:val="28"/>
                <w:szCs w:val="28"/>
              </w:rPr>
            </w:pPr>
            <w:r w:rsidRPr="001F6BA3">
              <w:rPr>
                <w:rFonts w:ascii="Times New Roman" w:hAnsi="Times New Roman" w:cs="Times New Roman"/>
                <w:color w:val="222C37"/>
                <w:sz w:val="28"/>
                <w:szCs w:val="28"/>
              </w:rPr>
              <w:t>Là một kiểu dữ liệu tham trị (</w:t>
            </w:r>
            <w:r w:rsidRPr="001F6BA3">
              <w:rPr>
                <w:rStyle w:val="Strong"/>
                <w:rFonts w:ascii="Times New Roman" w:hAnsi="Times New Roman" w:cs="Times New Roman"/>
                <w:color w:val="222C37"/>
                <w:sz w:val="28"/>
                <w:szCs w:val="28"/>
              </w:rPr>
              <w:t>kiểu dữ liệu tham trị </w:t>
            </w:r>
            <w:r w:rsidRPr="001F6BA3">
              <w:rPr>
                <w:rFonts w:ascii="Times New Roman" w:hAnsi="Times New Roman" w:cs="Times New Roman"/>
                <w:color w:val="222C37"/>
                <w:sz w:val="28"/>
                <w:szCs w:val="28"/>
              </w:rPr>
              <w:t>đã được trình bày trong bài </w:t>
            </w:r>
            <w:hyperlink r:id="rId30" w:tgtFrame="_blank" w:history="1">
              <w:r w:rsidRPr="001F6BA3">
                <w:rPr>
                  <w:rStyle w:val="Hyperlink"/>
                  <w:rFonts w:ascii="Times New Roman" w:hAnsi="Times New Roman" w:cs="Times New Roman"/>
                  <w:color w:val="42A5F5"/>
                  <w:sz w:val="28"/>
                  <w:szCs w:val="28"/>
                </w:rPr>
                <w:t>KIỂU DỮ LIỆU</w:t>
              </w:r>
            </w:hyperlink>
            <w:r w:rsidRPr="001F6BA3">
              <w:rPr>
                <w:rFonts w:ascii="Times New Roman" w:hAnsi="Times New Roman" w:cs="Times New Roman"/>
                <w:color w:val="222C37"/>
                <w:sz w:val="28"/>
                <w:szCs w:val="28"/>
              </w:rPr>
              <w:t> )</w:t>
            </w:r>
          </w:p>
          <w:p w:rsidR="00A27D3D" w:rsidRPr="001F6BA3" w:rsidRDefault="00A27D3D" w:rsidP="00A27D3D">
            <w:pPr>
              <w:shd w:val="clear" w:color="auto" w:fill="FFFFFF"/>
              <w:spacing w:before="100" w:beforeAutospacing="1" w:after="100" w:afterAutospacing="1"/>
              <w:rPr>
                <w:rFonts w:ascii="Times New Roman" w:hAnsi="Times New Roman" w:cs="Times New Roman"/>
                <w:color w:val="222C37"/>
                <w:sz w:val="28"/>
                <w:szCs w:val="28"/>
              </w:rPr>
            </w:pPr>
            <w:r w:rsidRPr="001F6BA3">
              <w:rPr>
                <w:rFonts w:ascii="Times New Roman" w:hAnsi="Times New Roman" w:cs="Times New Roman"/>
                <w:color w:val="222C37"/>
                <w:sz w:val="28"/>
                <w:szCs w:val="28"/>
              </w:rPr>
              <w:t>Dùng để đóng gói các trường dữ liệu khác nhau nhưng có liên quan đến nhau.</w:t>
            </w:r>
          </w:p>
          <w:p w:rsidR="00A27D3D" w:rsidRPr="001F6BA3" w:rsidRDefault="00A27D3D" w:rsidP="00A27D3D">
            <w:pPr>
              <w:shd w:val="clear" w:color="auto" w:fill="FFFFFF"/>
              <w:spacing w:before="100" w:beforeAutospacing="1" w:after="100" w:afterAutospacing="1"/>
              <w:rPr>
                <w:rFonts w:ascii="Times New Roman" w:hAnsi="Times New Roman" w:cs="Times New Roman"/>
                <w:color w:val="222C37"/>
                <w:sz w:val="28"/>
                <w:szCs w:val="28"/>
              </w:rPr>
            </w:pPr>
            <w:r w:rsidRPr="001F6BA3">
              <w:rPr>
                <w:rFonts w:ascii="Times New Roman" w:hAnsi="Times New Roman" w:cs="Times New Roman"/>
                <w:color w:val="222C37"/>
                <w:sz w:val="28"/>
                <w:szCs w:val="28"/>
              </w:rPr>
              <w:t>Bên trong </w:t>
            </w:r>
            <w:r w:rsidRPr="001F6BA3">
              <w:rPr>
                <w:rFonts w:ascii="Times New Roman" w:hAnsi="Times New Roman" w:cs="Times New Roman"/>
                <w:color w:val="0000CD"/>
                <w:sz w:val="28"/>
                <w:szCs w:val="28"/>
              </w:rPr>
              <w:t>struct </w:t>
            </w:r>
            <w:r w:rsidRPr="001F6BA3">
              <w:rPr>
                <w:rFonts w:ascii="Times New Roman" w:hAnsi="Times New Roman" w:cs="Times New Roman"/>
                <w:color w:val="222C37"/>
                <w:sz w:val="28"/>
                <w:szCs w:val="28"/>
              </w:rPr>
              <w:t>ngoài các biến có kiểu dữ liệu cơ bản còn có các phương thức, các struct khác.</w:t>
            </w:r>
          </w:p>
          <w:p w:rsidR="00332A16" w:rsidRPr="001F6BA3" w:rsidRDefault="00A27D3D" w:rsidP="00A27D3D">
            <w:pPr>
              <w:shd w:val="clear" w:color="auto" w:fill="FFFFFF"/>
              <w:spacing w:before="100" w:beforeAutospacing="1" w:after="100" w:afterAutospacing="1"/>
              <w:rPr>
                <w:rFonts w:ascii="Times New Roman" w:hAnsi="Times New Roman" w:cs="Times New Roman"/>
                <w:color w:val="222C37"/>
                <w:sz w:val="28"/>
                <w:szCs w:val="28"/>
              </w:rPr>
            </w:pPr>
            <w:r w:rsidRPr="001F6BA3">
              <w:rPr>
                <w:rFonts w:ascii="Times New Roman" w:hAnsi="Times New Roman" w:cs="Times New Roman"/>
                <w:color w:val="222C37"/>
                <w:sz w:val="28"/>
                <w:szCs w:val="28"/>
              </w:rPr>
              <w:lastRenderedPageBreak/>
              <w:t>Muốn sử dụng phải khởi tạo cấp phát vùng nhớ cho đối tượng thông qua toán tử </w:t>
            </w:r>
            <w:r w:rsidRPr="001F6BA3">
              <w:rPr>
                <w:rFonts w:ascii="Times New Roman" w:hAnsi="Times New Roman" w:cs="Times New Roman"/>
                <w:color w:val="0000FF"/>
                <w:sz w:val="28"/>
                <w:szCs w:val="28"/>
              </w:rPr>
              <w:t>new</w:t>
            </w:r>
            <w:r w:rsidRPr="001F6BA3">
              <w:rPr>
                <w:rFonts w:ascii="Times New Roman" w:hAnsi="Times New Roman" w:cs="Times New Roman"/>
                <w:color w:val="222C37"/>
                <w:sz w:val="28"/>
                <w:szCs w:val="28"/>
              </w:rPr>
              <w:t>.</w:t>
            </w:r>
            <w:r w:rsidRPr="001F6BA3">
              <w:rPr>
                <w:rFonts w:ascii="Times New Roman" w:hAnsi="Times New Roman" w:cs="Times New Roman"/>
                <w:color w:val="0000CD"/>
                <w:sz w:val="28"/>
                <w:szCs w:val="28"/>
              </w:rPr>
              <w:t>Struct </w:t>
            </w:r>
            <w:r w:rsidRPr="001F6BA3">
              <w:rPr>
                <w:rFonts w:ascii="Times New Roman" w:hAnsi="Times New Roman" w:cs="Times New Roman"/>
                <w:color w:val="222C37"/>
                <w:sz w:val="28"/>
                <w:szCs w:val="28"/>
              </w:rPr>
              <w:t xml:space="preserve">không được phép kế thừa </w:t>
            </w:r>
          </w:p>
        </w:tc>
        <w:tc>
          <w:tcPr>
            <w:tcW w:w="6750" w:type="dxa"/>
            <w:gridSpan w:val="2"/>
          </w:tcPr>
          <w:p w:rsidR="00947404" w:rsidRPr="001F6BA3" w:rsidRDefault="00947404" w:rsidP="00DB5ADF">
            <w:pPr>
              <w:rPr>
                <w:rFonts w:ascii="Times New Roman" w:hAnsi="Times New Roman" w:cs="Times New Roman"/>
                <w:noProof/>
                <w:sz w:val="28"/>
                <w:szCs w:val="28"/>
              </w:rPr>
            </w:pPr>
          </w:p>
        </w:tc>
      </w:tr>
      <w:tr w:rsidR="00947404" w:rsidRPr="001F6BA3" w:rsidTr="00947404">
        <w:trPr>
          <w:trHeight w:val="162"/>
        </w:trPr>
        <w:tc>
          <w:tcPr>
            <w:tcW w:w="2160" w:type="dxa"/>
          </w:tcPr>
          <w:p w:rsidR="00947404" w:rsidRPr="001F6BA3" w:rsidRDefault="00A27D3D" w:rsidP="00DB5ADF">
            <w:pPr>
              <w:rPr>
                <w:rFonts w:ascii="Times New Roman" w:hAnsi="Times New Roman" w:cs="Times New Roman"/>
                <w:b/>
                <w:sz w:val="28"/>
                <w:szCs w:val="28"/>
              </w:rPr>
            </w:pPr>
            <w:r w:rsidRPr="001F6BA3">
              <w:rPr>
                <w:rFonts w:ascii="Times New Roman" w:hAnsi="Times New Roman" w:cs="Times New Roman"/>
                <w:b/>
                <w:sz w:val="28"/>
                <w:szCs w:val="28"/>
              </w:rPr>
              <w:lastRenderedPageBreak/>
              <w:t>Enum</w:t>
            </w:r>
          </w:p>
        </w:tc>
        <w:tc>
          <w:tcPr>
            <w:tcW w:w="2790" w:type="dxa"/>
          </w:tcPr>
          <w:p w:rsidR="00F90FCE" w:rsidRPr="001F6BA3" w:rsidRDefault="00F90FCE" w:rsidP="00F90FCE">
            <w:pPr>
              <w:pStyle w:val="NormalWeb"/>
              <w:shd w:val="clear" w:color="auto" w:fill="FFFFFF"/>
              <w:spacing w:before="0" w:beforeAutospacing="0" w:after="270" w:afterAutospacing="0"/>
              <w:rPr>
                <w:color w:val="222C37"/>
                <w:sz w:val="28"/>
                <w:szCs w:val="28"/>
              </w:rPr>
            </w:pPr>
            <w:r w:rsidRPr="001F6BA3">
              <w:rPr>
                <w:rStyle w:val="Strong"/>
                <w:color w:val="FF6600"/>
                <w:sz w:val="28"/>
                <w:szCs w:val="28"/>
              </w:rPr>
              <w:t>Enum </w:t>
            </w:r>
            <w:r w:rsidRPr="001F6BA3">
              <w:rPr>
                <w:color w:val="222C37"/>
                <w:sz w:val="28"/>
                <w:szCs w:val="28"/>
              </w:rPr>
              <w:t>là từ khoá dùng để khai báo một kiểu liệt kê (Enumeration). Kiểu liệt kê là một tập hợp các hằng số do người dùng tự định nghĩa.</w:t>
            </w:r>
          </w:p>
          <w:p w:rsidR="00F90FCE" w:rsidRPr="001F6BA3" w:rsidRDefault="00F90FCE" w:rsidP="00F90FCE">
            <w:pPr>
              <w:pStyle w:val="NormalWeb"/>
              <w:shd w:val="clear" w:color="auto" w:fill="FFFFFF"/>
              <w:spacing w:before="0" w:beforeAutospacing="0" w:after="270" w:afterAutospacing="0"/>
              <w:rPr>
                <w:color w:val="222C37"/>
                <w:sz w:val="28"/>
                <w:szCs w:val="28"/>
              </w:rPr>
            </w:pPr>
            <w:r w:rsidRPr="001F6BA3">
              <w:rPr>
                <w:color w:val="222C37"/>
                <w:sz w:val="28"/>
                <w:szCs w:val="28"/>
              </w:rPr>
              <w:t>Nói cách khác, enum là cách mà C# hỗ trợ người dùng gom nhóm các hằng số lại với nhau và có chung một tên gọi (thường các hằng số này sẽ có liên quan với nhau ví dụ như các trạng thái của 1 sự vật, các tính chất của 1 sự vật, . . .)</w:t>
            </w:r>
          </w:p>
          <w:p w:rsidR="00F90FCE" w:rsidRPr="001F6BA3" w:rsidRDefault="00F90FCE" w:rsidP="00F90FCE">
            <w:pPr>
              <w:pStyle w:val="NormalWeb"/>
              <w:shd w:val="clear" w:color="auto" w:fill="FFFFFF"/>
              <w:spacing w:before="0" w:beforeAutospacing="0" w:after="270" w:afterAutospacing="0"/>
              <w:rPr>
                <w:color w:val="222C37"/>
                <w:sz w:val="28"/>
                <w:szCs w:val="28"/>
              </w:rPr>
            </w:pPr>
            <w:r w:rsidRPr="001F6BA3">
              <w:rPr>
                <w:color w:val="222C37"/>
                <w:sz w:val="28"/>
                <w:szCs w:val="28"/>
              </w:rPr>
              <w:t>Đặc điểm của </w:t>
            </w:r>
            <w:r w:rsidRPr="001F6BA3">
              <w:rPr>
                <w:color w:val="0000CD"/>
                <w:sz w:val="28"/>
                <w:szCs w:val="28"/>
              </w:rPr>
              <w:t>enum</w:t>
            </w:r>
            <w:r w:rsidRPr="001F6BA3">
              <w:rPr>
                <w:color w:val="222C37"/>
                <w:sz w:val="28"/>
                <w:szCs w:val="28"/>
              </w:rPr>
              <w:t>:</w:t>
            </w:r>
          </w:p>
          <w:p w:rsidR="00F90FCE" w:rsidRPr="001F6BA3" w:rsidRDefault="00F90FCE" w:rsidP="00F90FCE">
            <w:pPr>
              <w:numPr>
                <w:ilvl w:val="0"/>
                <w:numId w:val="4"/>
              </w:numPr>
              <w:shd w:val="clear" w:color="auto" w:fill="FFFFFF"/>
              <w:spacing w:before="100" w:beforeAutospacing="1" w:after="100" w:afterAutospacing="1"/>
              <w:rPr>
                <w:rFonts w:ascii="Times New Roman" w:hAnsi="Times New Roman" w:cs="Times New Roman"/>
                <w:color w:val="222C37"/>
                <w:sz w:val="28"/>
                <w:szCs w:val="28"/>
              </w:rPr>
            </w:pPr>
            <w:r w:rsidRPr="001F6BA3">
              <w:rPr>
                <w:rFonts w:ascii="Times New Roman" w:hAnsi="Times New Roman" w:cs="Times New Roman"/>
                <w:color w:val="222C37"/>
                <w:sz w:val="28"/>
                <w:szCs w:val="28"/>
              </w:rPr>
              <w:t>Là một kiểu dữ liệu tham trị (kiểu dữ liệu tham trị đã được trình bày trong bài </w:t>
            </w:r>
            <w:hyperlink r:id="rId31" w:tgtFrame="_blank" w:history="1">
              <w:r w:rsidRPr="001F6BA3">
                <w:rPr>
                  <w:rStyle w:val="Hyperlink"/>
                  <w:rFonts w:ascii="Times New Roman" w:hAnsi="Times New Roman" w:cs="Times New Roman"/>
                  <w:color w:val="42A5F5"/>
                  <w:sz w:val="28"/>
                  <w:szCs w:val="28"/>
                </w:rPr>
                <w:t>KIỂU DỮ LIỆU</w:t>
              </w:r>
            </w:hyperlink>
            <w:r w:rsidRPr="001F6BA3">
              <w:rPr>
                <w:rFonts w:ascii="Times New Roman" w:hAnsi="Times New Roman" w:cs="Times New Roman"/>
                <w:color w:val="222C37"/>
                <w:sz w:val="28"/>
                <w:szCs w:val="28"/>
              </w:rPr>
              <w:t>)</w:t>
            </w:r>
          </w:p>
          <w:p w:rsidR="00F90FCE" w:rsidRPr="001F6BA3" w:rsidRDefault="00F90FCE" w:rsidP="00F90FCE">
            <w:pPr>
              <w:numPr>
                <w:ilvl w:val="0"/>
                <w:numId w:val="4"/>
              </w:numPr>
              <w:shd w:val="clear" w:color="auto" w:fill="FFFFFF"/>
              <w:spacing w:before="100" w:beforeAutospacing="1" w:after="100" w:afterAutospacing="1"/>
              <w:rPr>
                <w:rFonts w:ascii="Times New Roman" w:hAnsi="Times New Roman" w:cs="Times New Roman"/>
                <w:color w:val="222C37"/>
                <w:sz w:val="28"/>
                <w:szCs w:val="28"/>
              </w:rPr>
            </w:pPr>
            <w:r w:rsidRPr="001F6BA3">
              <w:rPr>
                <w:rFonts w:ascii="Times New Roman" w:hAnsi="Times New Roman" w:cs="Times New Roman"/>
                <w:color w:val="0000CD"/>
                <w:sz w:val="28"/>
                <w:szCs w:val="28"/>
              </w:rPr>
              <w:t>Enum </w:t>
            </w:r>
            <w:r w:rsidRPr="001F6BA3">
              <w:rPr>
                <w:rFonts w:ascii="Times New Roman" w:hAnsi="Times New Roman" w:cs="Times New Roman"/>
                <w:color w:val="222C37"/>
                <w:sz w:val="28"/>
                <w:szCs w:val="28"/>
              </w:rPr>
              <w:t xml:space="preserve">không được phép kế </w:t>
            </w:r>
            <w:r w:rsidRPr="001F6BA3">
              <w:rPr>
                <w:rFonts w:ascii="Times New Roman" w:hAnsi="Times New Roman" w:cs="Times New Roman"/>
                <w:color w:val="222C37"/>
                <w:sz w:val="28"/>
                <w:szCs w:val="28"/>
              </w:rPr>
              <w:lastRenderedPageBreak/>
              <w:t>thừa (khái niệm về kế thừa sẽ trình bày trong bài </w:t>
            </w:r>
            <w:hyperlink r:id="rId32" w:tgtFrame="_blank" w:history="1">
              <w:r w:rsidRPr="001F6BA3">
                <w:rPr>
                  <w:rStyle w:val="Hyperlink"/>
                  <w:rFonts w:ascii="Times New Roman" w:hAnsi="Times New Roman" w:cs="Times New Roman"/>
                  <w:color w:val="42A5F5"/>
                  <w:sz w:val="28"/>
                  <w:szCs w:val="28"/>
                </w:rPr>
                <w:t>KẾ THỪA TRONG C#</w:t>
              </w:r>
            </w:hyperlink>
            <w:r w:rsidRPr="001F6BA3">
              <w:rPr>
                <w:rFonts w:ascii="Times New Roman" w:hAnsi="Times New Roman" w:cs="Times New Roman"/>
                <w:color w:val="222C37"/>
                <w:sz w:val="28"/>
                <w:szCs w:val="28"/>
              </w:rPr>
              <w:t>).</w:t>
            </w:r>
          </w:p>
          <w:p w:rsidR="00947404" w:rsidRPr="001F6BA3" w:rsidRDefault="00F90FCE" w:rsidP="00DB5ADF">
            <w:pPr>
              <w:rPr>
                <w:rFonts w:ascii="Times New Roman" w:hAnsi="Times New Roman" w:cs="Times New Roman"/>
                <w:sz w:val="28"/>
                <w:szCs w:val="28"/>
              </w:rPr>
            </w:pPr>
            <w:r w:rsidRPr="001F6BA3">
              <w:rPr>
                <w:rFonts w:ascii="Times New Roman" w:hAnsi="Times New Roman" w:cs="Times New Roman"/>
                <w:sz w:val="28"/>
                <w:szCs w:val="28"/>
              </w:rPr>
              <w:t>Enum k dc kế thừa</w:t>
            </w:r>
          </w:p>
          <w:p w:rsidR="003469FD" w:rsidRPr="001F6BA3" w:rsidRDefault="003469FD" w:rsidP="00DB5ADF">
            <w:pPr>
              <w:rPr>
                <w:rFonts w:ascii="Times New Roman" w:hAnsi="Times New Roman" w:cs="Times New Roman"/>
                <w:sz w:val="28"/>
                <w:szCs w:val="28"/>
              </w:rPr>
            </w:pPr>
            <w:r w:rsidRPr="001F6BA3">
              <w:rPr>
                <w:rFonts w:ascii="Times New Roman" w:hAnsi="Times New Roman" w:cs="Times New Roman"/>
                <w:sz w:val="28"/>
                <w:szCs w:val="28"/>
              </w:rPr>
              <w:t>Cách nhau  =  dấu (,)</w:t>
            </w:r>
          </w:p>
        </w:tc>
        <w:tc>
          <w:tcPr>
            <w:tcW w:w="6750" w:type="dxa"/>
            <w:gridSpan w:val="2"/>
          </w:tcPr>
          <w:p w:rsidR="00947404" w:rsidRPr="001F6BA3" w:rsidRDefault="00947404" w:rsidP="00DB5ADF">
            <w:pPr>
              <w:rPr>
                <w:rFonts w:ascii="Times New Roman" w:hAnsi="Times New Roman" w:cs="Times New Roman"/>
                <w:noProof/>
                <w:sz w:val="28"/>
                <w:szCs w:val="28"/>
              </w:rPr>
            </w:pPr>
          </w:p>
        </w:tc>
      </w:tr>
      <w:tr w:rsidR="00947404" w:rsidRPr="001F6BA3" w:rsidTr="00947404">
        <w:trPr>
          <w:trHeight w:val="225"/>
        </w:trPr>
        <w:tc>
          <w:tcPr>
            <w:tcW w:w="2160" w:type="dxa"/>
          </w:tcPr>
          <w:p w:rsidR="008614C4" w:rsidRDefault="00BF0AB6" w:rsidP="00BF0AB6">
            <w:pPr>
              <w:pStyle w:val="Heading2"/>
              <w:shd w:val="clear" w:color="auto" w:fill="FFFFFF"/>
              <w:outlineLvl w:val="1"/>
              <w:rPr>
                <w:color w:val="171717"/>
                <w:sz w:val="28"/>
                <w:szCs w:val="28"/>
              </w:rPr>
            </w:pPr>
            <w:r w:rsidRPr="001F6BA3">
              <w:rPr>
                <w:color w:val="171717"/>
                <w:sz w:val="28"/>
                <w:szCs w:val="28"/>
              </w:rPr>
              <w:lastRenderedPageBreak/>
              <w:t>Regular Expression</w:t>
            </w:r>
          </w:p>
          <w:p w:rsidR="00BF5F2B" w:rsidRDefault="00BF5F2B" w:rsidP="00BF0AB6">
            <w:pPr>
              <w:pStyle w:val="Heading2"/>
              <w:shd w:val="clear" w:color="auto" w:fill="FFFFFF"/>
              <w:outlineLvl w:val="1"/>
              <w:rPr>
                <w:color w:val="171717"/>
                <w:sz w:val="28"/>
                <w:szCs w:val="28"/>
              </w:rPr>
            </w:pPr>
            <w:r>
              <w:rPr>
                <w:color w:val="171717"/>
                <w:sz w:val="28"/>
                <w:szCs w:val="28"/>
              </w:rPr>
              <w:t>(Regex)</w:t>
            </w:r>
          </w:p>
          <w:p w:rsidR="0031750C" w:rsidRDefault="0031750C" w:rsidP="00BF0AB6">
            <w:pPr>
              <w:pStyle w:val="Heading2"/>
              <w:shd w:val="clear" w:color="auto" w:fill="FFFFFF"/>
              <w:outlineLvl w:val="1"/>
              <w:rPr>
                <w:color w:val="171717"/>
                <w:sz w:val="28"/>
                <w:szCs w:val="28"/>
              </w:rPr>
            </w:pPr>
            <w:r>
              <w:rPr>
                <w:color w:val="171717"/>
                <w:sz w:val="28"/>
                <w:szCs w:val="28"/>
              </w:rPr>
              <w:t xml:space="preserve">(nói cho dễ hiểu nếu muốn cắt </w:t>
            </w:r>
            <w:proofErr w:type="gramStart"/>
            <w:r>
              <w:rPr>
                <w:color w:val="171717"/>
                <w:sz w:val="28"/>
                <w:szCs w:val="28"/>
              </w:rPr>
              <w:t>chuỗi  mà</w:t>
            </w:r>
            <w:proofErr w:type="gramEnd"/>
            <w:r>
              <w:rPr>
                <w:color w:val="171717"/>
                <w:sz w:val="28"/>
                <w:szCs w:val="28"/>
              </w:rPr>
              <w:t xml:space="preserve"> sử dụng cách thong thường thì rất  mệt nhưng vs regex thì không)</w:t>
            </w:r>
          </w:p>
          <w:p w:rsidR="00947404" w:rsidRPr="001F6BA3" w:rsidRDefault="00947404" w:rsidP="00BD7D35">
            <w:pPr>
              <w:pStyle w:val="Heading2"/>
              <w:shd w:val="clear" w:color="auto" w:fill="FFFFFF"/>
              <w:outlineLvl w:val="1"/>
              <w:rPr>
                <w:b w:val="0"/>
                <w:sz w:val="28"/>
                <w:szCs w:val="28"/>
              </w:rPr>
            </w:pPr>
          </w:p>
        </w:tc>
        <w:tc>
          <w:tcPr>
            <w:tcW w:w="2790" w:type="dxa"/>
          </w:tcPr>
          <w:p w:rsidR="00BF0AB6" w:rsidRPr="001F6BA3" w:rsidRDefault="00BF0AB6" w:rsidP="00BF0AB6">
            <w:pPr>
              <w:shd w:val="clear" w:color="auto" w:fill="FFFFFF"/>
              <w:spacing w:after="270"/>
              <w:rPr>
                <w:rFonts w:ascii="Times New Roman" w:eastAsia="Times New Roman" w:hAnsi="Times New Roman" w:cs="Times New Roman"/>
                <w:color w:val="222C37"/>
                <w:sz w:val="28"/>
                <w:szCs w:val="28"/>
              </w:rPr>
            </w:pPr>
            <w:r w:rsidRPr="001F6BA3">
              <w:rPr>
                <w:rFonts w:ascii="Times New Roman" w:eastAsia="Times New Roman" w:hAnsi="Times New Roman" w:cs="Times New Roman"/>
                <w:b/>
                <w:bCs/>
                <w:color w:val="FF6600"/>
                <w:sz w:val="28"/>
                <w:szCs w:val="28"/>
              </w:rPr>
              <w:t>Regular Expression</w:t>
            </w:r>
            <w:r w:rsidRPr="001F6BA3">
              <w:rPr>
                <w:rFonts w:ascii="Times New Roman" w:eastAsia="Times New Roman" w:hAnsi="Times New Roman" w:cs="Times New Roman"/>
                <w:color w:val="222C37"/>
                <w:sz w:val="28"/>
                <w:szCs w:val="28"/>
              </w:rPr>
              <w:t> hay tiếng Việt được gọi là Biểu thức chính quy, là một cấu trúc rất mạnh để mô tả một chuỗi theo cách thống nhất chung.</w:t>
            </w:r>
          </w:p>
          <w:p w:rsidR="00BF0AB6" w:rsidRPr="001F6BA3" w:rsidRDefault="00BF0AB6" w:rsidP="00BF0AB6">
            <w:pPr>
              <w:shd w:val="clear" w:color="auto" w:fill="FFFFFF"/>
              <w:spacing w:after="270"/>
              <w:rPr>
                <w:rFonts w:ascii="Times New Roman" w:eastAsia="Times New Roman" w:hAnsi="Times New Roman" w:cs="Times New Roman"/>
                <w:color w:val="222C37"/>
                <w:sz w:val="28"/>
                <w:szCs w:val="28"/>
              </w:rPr>
            </w:pPr>
            <w:r w:rsidRPr="001F6BA3">
              <w:rPr>
                <w:rFonts w:ascii="Times New Roman" w:eastAsia="Times New Roman" w:hAnsi="Times New Roman" w:cs="Times New Roman"/>
                <w:color w:val="222C37"/>
                <w:sz w:val="28"/>
                <w:szCs w:val="28"/>
              </w:rPr>
              <w:t>Regular Expression bao gồm tập hợp các ký tự, toán tử hay ký hiệu toán học nhằm biểu thị một chuỗi theo cấu trúc chung mà mọi người học theo. Có thể xem Regular Expression như một loại tiếng lóng dùng chung trong lập trình.</w:t>
            </w:r>
          </w:p>
          <w:p w:rsidR="00BF0AB6" w:rsidRPr="001F6BA3" w:rsidRDefault="00BF0AB6" w:rsidP="00BF0AB6">
            <w:pPr>
              <w:shd w:val="clear" w:color="auto" w:fill="FFFFFF"/>
              <w:spacing w:after="270"/>
              <w:rPr>
                <w:rFonts w:ascii="Times New Roman" w:eastAsia="Times New Roman" w:hAnsi="Times New Roman" w:cs="Times New Roman"/>
                <w:color w:val="222C37"/>
                <w:sz w:val="28"/>
                <w:szCs w:val="28"/>
              </w:rPr>
            </w:pPr>
            <w:r w:rsidRPr="001F6BA3">
              <w:rPr>
                <w:rFonts w:ascii="Times New Roman" w:eastAsia="Times New Roman" w:hAnsi="Times New Roman" w:cs="Times New Roman"/>
                <w:color w:val="222C37"/>
                <w:sz w:val="28"/>
                <w:szCs w:val="28"/>
              </w:rPr>
              <w:t>Bạn có thể trích lọc một hay nhiều chuỗi có cấu trúc chung từ một đoạn văn bản hay một chuỗi ra.</w:t>
            </w:r>
          </w:p>
          <w:p w:rsidR="00BF0AB6" w:rsidRPr="001F6BA3" w:rsidRDefault="00BF0AB6" w:rsidP="00BF0AB6">
            <w:pPr>
              <w:shd w:val="clear" w:color="auto" w:fill="FFFFFF"/>
              <w:spacing w:after="270"/>
              <w:rPr>
                <w:rFonts w:ascii="Times New Roman" w:eastAsia="Times New Roman" w:hAnsi="Times New Roman" w:cs="Times New Roman"/>
                <w:color w:val="222C37"/>
                <w:sz w:val="28"/>
                <w:szCs w:val="28"/>
              </w:rPr>
            </w:pPr>
            <w:r w:rsidRPr="001F6BA3">
              <w:rPr>
                <w:rFonts w:ascii="Times New Roman" w:eastAsia="Times New Roman" w:hAnsi="Times New Roman" w:cs="Times New Roman"/>
                <w:color w:val="222C37"/>
                <w:sz w:val="28"/>
                <w:szCs w:val="28"/>
              </w:rPr>
              <w:t xml:space="preserve">Bạn có thể tìm kiếm, thay đổi nội dung của chuỗi một cách dễ dàng. Thay vì phải </w:t>
            </w:r>
            <w:r w:rsidRPr="001F6BA3">
              <w:rPr>
                <w:rFonts w:ascii="Times New Roman" w:eastAsia="Times New Roman" w:hAnsi="Times New Roman" w:cs="Times New Roman"/>
                <w:color w:val="222C37"/>
                <w:sz w:val="28"/>
                <w:szCs w:val="28"/>
              </w:rPr>
              <w:lastRenderedPageBreak/>
              <w:t>ngồi cắt chuỗi mỏi mệt như trước đây.</w:t>
            </w:r>
          </w:p>
          <w:p w:rsidR="00BF0AB6" w:rsidRPr="001F6BA3" w:rsidRDefault="00BF0AB6" w:rsidP="00BF0AB6">
            <w:pPr>
              <w:shd w:val="clear" w:color="auto" w:fill="FFFFFF"/>
              <w:spacing w:after="270"/>
              <w:rPr>
                <w:rFonts w:ascii="Times New Roman" w:eastAsia="Times New Roman" w:hAnsi="Times New Roman" w:cs="Times New Roman"/>
                <w:color w:val="222C37"/>
                <w:sz w:val="28"/>
                <w:szCs w:val="28"/>
              </w:rPr>
            </w:pPr>
            <w:r w:rsidRPr="001F6BA3">
              <w:rPr>
                <w:rFonts w:ascii="Times New Roman" w:eastAsia="Times New Roman" w:hAnsi="Times New Roman" w:cs="Times New Roman"/>
                <w:color w:val="222C37"/>
                <w:sz w:val="28"/>
                <w:szCs w:val="28"/>
              </w:rPr>
              <w:t>Từ đây, với Regular Expression. Bạn hoàn toàn có thể trích lọc dữ liệu từ các đoạn html theo ý.</w:t>
            </w:r>
          </w:p>
          <w:p w:rsidR="00947404" w:rsidRPr="001F6BA3" w:rsidRDefault="00947404" w:rsidP="00DB5ADF">
            <w:pPr>
              <w:rPr>
                <w:rFonts w:ascii="Times New Roman" w:hAnsi="Times New Roman" w:cs="Times New Roman"/>
                <w:sz w:val="28"/>
                <w:szCs w:val="28"/>
              </w:rPr>
            </w:pPr>
          </w:p>
        </w:tc>
        <w:tc>
          <w:tcPr>
            <w:tcW w:w="6750" w:type="dxa"/>
            <w:gridSpan w:val="2"/>
          </w:tcPr>
          <w:p w:rsidR="007A5FD4" w:rsidRPr="001F6BA3" w:rsidRDefault="007A5FD4" w:rsidP="007A5FD4">
            <w:pPr>
              <w:pStyle w:val="Heading2"/>
              <w:shd w:val="clear" w:color="auto" w:fill="FFFFFF"/>
              <w:outlineLvl w:val="1"/>
              <w:rPr>
                <w:color w:val="171717"/>
                <w:sz w:val="28"/>
                <w:szCs w:val="28"/>
              </w:rPr>
            </w:pPr>
            <w:r>
              <w:rPr>
                <w:noProof/>
                <w:sz w:val="28"/>
                <w:szCs w:val="28"/>
              </w:rPr>
              <w:lastRenderedPageBreak/>
              <w:t>Xem</w:t>
            </w:r>
            <w:r w:rsidR="009A41AA">
              <w:rPr>
                <w:noProof/>
                <w:sz w:val="28"/>
                <w:szCs w:val="28"/>
              </w:rPr>
              <w:t xml:space="preserve"> ký hiệu</w:t>
            </w:r>
            <w:r>
              <w:rPr>
                <w:noProof/>
                <w:sz w:val="28"/>
                <w:szCs w:val="28"/>
              </w:rPr>
              <w:t xml:space="preserve"> </w:t>
            </w:r>
            <w:r w:rsidR="004B52C4">
              <w:rPr>
                <w:noProof/>
                <w:sz w:val="28"/>
                <w:szCs w:val="28"/>
              </w:rPr>
              <w:t xml:space="preserve"> và lớp hổ trợ trong </w:t>
            </w:r>
            <w:r>
              <w:rPr>
                <w:noProof/>
                <w:sz w:val="28"/>
                <w:szCs w:val="28"/>
              </w:rPr>
              <w:t xml:space="preserve">regex tại </w:t>
            </w:r>
            <w:hyperlink r:id="rId33" w:history="1">
              <w:r>
                <w:rPr>
                  <w:rStyle w:val="Hyperlink"/>
                </w:rPr>
                <w:t>https://www.howkteam.vn/course/khoa-hoc-lap-trinh-c-can-ban/regular-expression-trong-c-1427</w:t>
              </w:r>
            </w:hyperlink>
          </w:p>
          <w:p w:rsidR="00947404" w:rsidRPr="001F6BA3" w:rsidRDefault="00947404" w:rsidP="00DB5ADF">
            <w:pPr>
              <w:rPr>
                <w:rFonts w:ascii="Times New Roman" w:hAnsi="Times New Roman" w:cs="Times New Roman"/>
                <w:noProof/>
                <w:sz w:val="28"/>
                <w:szCs w:val="28"/>
              </w:rPr>
            </w:pPr>
          </w:p>
        </w:tc>
      </w:tr>
      <w:tr w:rsidR="001F6BA3" w:rsidRPr="001F6BA3" w:rsidTr="0045204B">
        <w:trPr>
          <w:trHeight w:val="132"/>
        </w:trPr>
        <w:tc>
          <w:tcPr>
            <w:tcW w:w="11700" w:type="dxa"/>
            <w:gridSpan w:val="4"/>
          </w:tcPr>
          <w:p w:rsidR="001F6BA3" w:rsidRPr="001F6BA3" w:rsidRDefault="001F6BA3" w:rsidP="001F6BA3">
            <w:pPr>
              <w:jc w:val="center"/>
              <w:rPr>
                <w:rFonts w:ascii="Times New Roman" w:hAnsi="Times New Roman" w:cs="Times New Roman"/>
                <w:b/>
                <w:noProof/>
                <w:sz w:val="72"/>
                <w:szCs w:val="72"/>
              </w:rPr>
            </w:pPr>
            <w:r w:rsidRPr="001F6BA3">
              <w:rPr>
                <w:rFonts w:ascii="Times New Roman" w:hAnsi="Times New Roman" w:cs="Times New Roman"/>
                <w:b/>
                <w:noProof/>
                <w:sz w:val="72"/>
                <w:szCs w:val="72"/>
              </w:rPr>
              <w:lastRenderedPageBreak/>
              <w:t>Lập trình hướng đối tượng</w:t>
            </w:r>
          </w:p>
        </w:tc>
      </w:tr>
      <w:tr w:rsidR="00947404" w:rsidRPr="001F6BA3" w:rsidTr="00B75171">
        <w:trPr>
          <w:trHeight w:val="150"/>
        </w:trPr>
        <w:tc>
          <w:tcPr>
            <w:tcW w:w="2160" w:type="dxa"/>
          </w:tcPr>
          <w:p w:rsidR="00947404" w:rsidRPr="001F6BA3" w:rsidRDefault="00784913" w:rsidP="00DB5ADF">
            <w:pPr>
              <w:rPr>
                <w:rFonts w:ascii="Times New Roman" w:hAnsi="Times New Roman" w:cs="Times New Roman"/>
                <w:b/>
                <w:sz w:val="28"/>
                <w:szCs w:val="28"/>
              </w:rPr>
            </w:pPr>
            <w:r>
              <w:rPr>
                <w:rFonts w:ascii="Times New Roman" w:hAnsi="Times New Roman" w:cs="Times New Roman"/>
                <w:b/>
                <w:sz w:val="28"/>
                <w:szCs w:val="28"/>
              </w:rPr>
              <w:t>Class</w:t>
            </w:r>
            <w:r w:rsidR="00A54B2F">
              <w:rPr>
                <w:rFonts w:ascii="Times New Roman" w:hAnsi="Times New Roman" w:cs="Times New Roman"/>
                <w:b/>
                <w:sz w:val="28"/>
                <w:szCs w:val="28"/>
              </w:rPr>
              <w:t xml:space="preserve"> </w:t>
            </w:r>
          </w:p>
        </w:tc>
        <w:tc>
          <w:tcPr>
            <w:tcW w:w="3240" w:type="dxa"/>
            <w:gridSpan w:val="2"/>
          </w:tcPr>
          <w:p w:rsidR="00947404" w:rsidRDefault="00065965" w:rsidP="00DB5ADF">
            <w:pPr>
              <w:rPr>
                <w:rStyle w:val="Hyperlink"/>
              </w:rPr>
            </w:pPr>
            <w:hyperlink r:id="rId34" w:history="1">
              <w:r w:rsidR="00A54B2F">
                <w:rPr>
                  <w:rStyle w:val="Hyperlink"/>
                </w:rPr>
                <w:t>https://www.howkteam.vn/course/lap-trinh-oop-voi-c/class-trong-lap-trinh-huong-doi-tuong-1370</w:t>
              </w:r>
            </w:hyperlink>
          </w:p>
          <w:p w:rsidR="00FB7BE5" w:rsidRDefault="00FB7BE5" w:rsidP="00DB5ADF">
            <w:pPr>
              <w:rPr>
                <w:rStyle w:val="Hyperlink"/>
              </w:rPr>
            </w:pPr>
          </w:p>
          <w:p w:rsidR="00FB7BE5" w:rsidRPr="00FB7BE5" w:rsidRDefault="004E36D3" w:rsidP="00DB5ADF">
            <w:r>
              <w:rPr>
                <w:rStyle w:val="Hyperlink"/>
                <w:u w:val="none"/>
              </w:rPr>
              <w:t>(</w:t>
            </w:r>
            <w:r w:rsidR="00E46BE2">
              <w:rPr>
                <w:rStyle w:val="Hyperlink"/>
                <w:u w:val="none"/>
              </w:rPr>
              <w:t>Contructo</w:t>
            </w:r>
            <w:r>
              <w:rPr>
                <w:rStyle w:val="Hyperlink"/>
                <w:u w:val="none"/>
              </w:rPr>
              <w:t>r)</w:t>
            </w:r>
            <w:r w:rsidR="00FB7BE5" w:rsidRPr="00FB7BE5">
              <w:rPr>
                <w:rStyle w:val="Hyperlink"/>
                <w:u w:val="none"/>
              </w:rPr>
              <w:t xml:space="preserve">hàm dựng  là hàm có tên giống với tên class </w:t>
            </w:r>
          </w:p>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DB5ADF"/>
          <w:p w:rsidR="00FE3A8B" w:rsidRDefault="00FE3A8B" w:rsidP="00FE3A8B">
            <w:pPr>
              <w:pStyle w:val="Heading2"/>
              <w:shd w:val="clear" w:color="auto" w:fill="FFFFFF"/>
              <w:spacing w:before="0" w:beforeAutospacing="0" w:after="300" w:afterAutospacing="0"/>
              <w:outlineLvl w:val="1"/>
              <w:rPr>
                <w:rFonts w:ascii="Arial" w:hAnsi="Arial" w:cs="Arial"/>
                <w:b w:val="0"/>
                <w:bCs w:val="0"/>
                <w:color w:val="800080"/>
              </w:rPr>
            </w:pPr>
            <w:r>
              <w:rPr>
                <w:rFonts w:ascii="Arial" w:hAnsi="Arial" w:cs="Arial"/>
                <w:b w:val="0"/>
                <w:bCs w:val="0"/>
                <w:color w:val="800080"/>
              </w:rPr>
              <w:t>So sánh giữa Struct và Class</w:t>
            </w:r>
          </w:p>
          <w:p w:rsidR="00FE3A8B" w:rsidRDefault="00FE3A8B" w:rsidP="00DB5ADF">
            <w:pPr>
              <w:rPr>
                <w:rFonts w:ascii="Times New Roman" w:hAnsi="Times New Roman" w:cs="Times New Roman"/>
                <w:sz w:val="28"/>
                <w:szCs w:val="28"/>
              </w:rPr>
            </w:pPr>
          </w:p>
          <w:p w:rsidR="00FE3A8B" w:rsidRDefault="00FE3A8B" w:rsidP="00DB5ADF">
            <w:pPr>
              <w:rPr>
                <w:rFonts w:ascii="Times New Roman" w:hAnsi="Times New Roman" w:cs="Times New Roman"/>
                <w:sz w:val="28"/>
                <w:szCs w:val="28"/>
              </w:rPr>
            </w:pPr>
          </w:p>
          <w:p w:rsidR="00FE3A8B" w:rsidRDefault="00FE3A8B" w:rsidP="00DB5ADF">
            <w:pPr>
              <w:rPr>
                <w:rFonts w:ascii="Times New Roman" w:hAnsi="Times New Roman" w:cs="Times New Roman"/>
                <w:sz w:val="28"/>
                <w:szCs w:val="28"/>
              </w:rPr>
            </w:pPr>
          </w:p>
          <w:p w:rsidR="00FE3A8B" w:rsidRDefault="00FE3A8B" w:rsidP="00DB5ADF">
            <w:pPr>
              <w:rPr>
                <w:rFonts w:ascii="Times New Roman" w:hAnsi="Times New Roman" w:cs="Times New Roman"/>
                <w:sz w:val="28"/>
                <w:szCs w:val="28"/>
              </w:rPr>
            </w:pPr>
          </w:p>
          <w:p w:rsidR="00FE3A8B" w:rsidRDefault="00FE3A8B" w:rsidP="00DB5ADF">
            <w:pPr>
              <w:rPr>
                <w:rFonts w:ascii="Times New Roman" w:hAnsi="Times New Roman" w:cs="Times New Roman"/>
                <w:sz w:val="28"/>
                <w:szCs w:val="28"/>
              </w:rPr>
            </w:pPr>
          </w:p>
          <w:p w:rsidR="00FE3A8B" w:rsidRDefault="00FE3A8B" w:rsidP="00DB5ADF">
            <w:pPr>
              <w:rPr>
                <w:rFonts w:ascii="Times New Roman" w:hAnsi="Times New Roman" w:cs="Times New Roman"/>
                <w:sz w:val="28"/>
                <w:szCs w:val="28"/>
              </w:rPr>
            </w:pPr>
          </w:p>
          <w:p w:rsidR="00FE3A8B" w:rsidRDefault="00FE3A8B" w:rsidP="00DB5ADF">
            <w:pPr>
              <w:rPr>
                <w:rFonts w:ascii="Times New Roman" w:hAnsi="Times New Roman" w:cs="Times New Roman"/>
                <w:sz w:val="28"/>
                <w:szCs w:val="28"/>
              </w:rPr>
            </w:pPr>
          </w:p>
          <w:p w:rsidR="00FE3A8B" w:rsidRDefault="00FE3A8B" w:rsidP="00DB5ADF">
            <w:pPr>
              <w:rPr>
                <w:rFonts w:ascii="Times New Roman" w:hAnsi="Times New Roman" w:cs="Times New Roman"/>
                <w:sz w:val="28"/>
                <w:szCs w:val="28"/>
              </w:rPr>
            </w:pPr>
          </w:p>
          <w:p w:rsidR="00FE3A8B" w:rsidRDefault="00FE3A8B" w:rsidP="00DB5ADF">
            <w:pPr>
              <w:rPr>
                <w:rFonts w:ascii="Times New Roman" w:hAnsi="Times New Roman" w:cs="Times New Roman"/>
                <w:sz w:val="28"/>
                <w:szCs w:val="28"/>
              </w:rPr>
            </w:pPr>
          </w:p>
          <w:p w:rsidR="00FE3A8B" w:rsidRDefault="00FE3A8B" w:rsidP="00DB5ADF">
            <w:pPr>
              <w:rPr>
                <w:rFonts w:ascii="Times New Roman" w:hAnsi="Times New Roman" w:cs="Times New Roman"/>
                <w:sz w:val="28"/>
                <w:szCs w:val="28"/>
              </w:rPr>
            </w:pPr>
          </w:p>
          <w:p w:rsidR="00FE3A8B" w:rsidRDefault="00FE3A8B" w:rsidP="00DB5ADF">
            <w:pPr>
              <w:rPr>
                <w:rFonts w:ascii="Times New Roman" w:hAnsi="Times New Roman" w:cs="Times New Roman"/>
                <w:sz w:val="28"/>
                <w:szCs w:val="28"/>
              </w:rPr>
            </w:pPr>
          </w:p>
          <w:p w:rsidR="00FE3A8B" w:rsidRDefault="00FE3A8B" w:rsidP="00DB5ADF">
            <w:pPr>
              <w:rPr>
                <w:rFonts w:ascii="Times New Roman" w:hAnsi="Times New Roman" w:cs="Times New Roman"/>
                <w:sz w:val="28"/>
                <w:szCs w:val="28"/>
              </w:rPr>
            </w:pPr>
          </w:p>
          <w:p w:rsidR="00FE3A8B" w:rsidRDefault="00FE3A8B" w:rsidP="00DB5ADF">
            <w:pPr>
              <w:rPr>
                <w:rFonts w:ascii="Times New Roman" w:hAnsi="Times New Roman" w:cs="Times New Roman"/>
                <w:sz w:val="28"/>
                <w:szCs w:val="28"/>
              </w:rPr>
            </w:pPr>
          </w:p>
          <w:p w:rsidR="00FE3A8B" w:rsidRDefault="00FE3A8B" w:rsidP="00DB5ADF">
            <w:pPr>
              <w:rPr>
                <w:rFonts w:ascii="Times New Roman" w:hAnsi="Times New Roman" w:cs="Times New Roman"/>
                <w:sz w:val="28"/>
                <w:szCs w:val="28"/>
              </w:rPr>
            </w:pPr>
          </w:p>
          <w:p w:rsidR="00FE3A8B" w:rsidRPr="001F6BA3" w:rsidRDefault="00FE3A8B" w:rsidP="00DB5ADF">
            <w:pPr>
              <w:rPr>
                <w:rFonts w:ascii="Times New Roman" w:hAnsi="Times New Roman" w:cs="Times New Roman"/>
                <w:sz w:val="28"/>
                <w:szCs w:val="28"/>
              </w:rPr>
            </w:pPr>
          </w:p>
        </w:tc>
        <w:tc>
          <w:tcPr>
            <w:tcW w:w="6300" w:type="dxa"/>
          </w:tcPr>
          <w:p w:rsidR="00947404" w:rsidRDefault="00EF093F" w:rsidP="00DB5ADF">
            <w:pPr>
              <w:rPr>
                <w:rFonts w:ascii="Times New Roman" w:hAnsi="Times New Roman" w:cs="Times New Roman"/>
                <w:noProof/>
                <w:sz w:val="28"/>
                <w:szCs w:val="28"/>
              </w:rPr>
            </w:pPr>
            <w:r>
              <w:rPr>
                <w:rFonts w:ascii="Times New Roman" w:hAnsi="Times New Roman" w:cs="Times New Roman"/>
                <w:noProof/>
                <w:sz w:val="28"/>
                <w:szCs w:val="28"/>
              </w:rPr>
              <w:lastRenderedPageBreak/>
              <w:t>Khởi tạo 1 đối tượng dùng  (NEW)</w:t>
            </w:r>
          </w:p>
          <w:p w:rsidR="00D14D55" w:rsidRPr="00D14D55" w:rsidRDefault="00D14D55" w:rsidP="00D14D55">
            <w:pPr>
              <w:shd w:val="clear" w:color="auto" w:fill="FFFFFF"/>
              <w:spacing w:after="270"/>
              <w:rPr>
                <w:rFonts w:ascii="Segoe UI" w:eastAsia="Times New Roman" w:hAnsi="Segoe UI" w:cs="Segoe UI"/>
                <w:color w:val="222C37"/>
                <w:sz w:val="24"/>
                <w:szCs w:val="24"/>
              </w:rPr>
            </w:pPr>
            <w:r w:rsidRPr="00D14D55">
              <w:rPr>
                <w:rFonts w:ascii="Segoe UI" w:eastAsia="Times New Roman" w:hAnsi="Segoe UI" w:cs="Segoe UI"/>
                <w:b/>
                <w:bCs/>
                <w:color w:val="FF6600"/>
                <w:sz w:val="24"/>
                <w:szCs w:val="24"/>
              </w:rPr>
              <w:t>Class</w:t>
            </w:r>
            <w:r w:rsidRPr="00D14D55">
              <w:rPr>
                <w:rFonts w:ascii="Segoe UI" w:eastAsia="Times New Roman" w:hAnsi="Segoe UI" w:cs="Segoe UI"/>
                <w:color w:val="222C37"/>
                <w:sz w:val="24"/>
                <w:szCs w:val="24"/>
              </w:rPr>
              <w:t> trong C# chính là cách thể hiện khái niệm về lớp trong lập trình hướng đối tượng.</w:t>
            </w:r>
          </w:p>
          <w:p w:rsidR="00D14D55" w:rsidRPr="00D14D55" w:rsidRDefault="00D14D55" w:rsidP="00D14D55">
            <w:pPr>
              <w:shd w:val="clear" w:color="auto" w:fill="FFFFFF"/>
              <w:spacing w:after="270"/>
              <w:rPr>
                <w:rFonts w:ascii="Segoe UI" w:eastAsia="Times New Roman" w:hAnsi="Segoe UI" w:cs="Segoe UI"/>
                <w:color w:val="222C37"/>
                <w:sz w:val="24"/>
                <w:szCs w:val="24"/>
              </w:rPr>
            </w:pPr>
            <w:r w:rsidRPr="00D14D55">
              <w:rPr>
                <w:rFonts w:ascii="Segoe UI" w:eastAsia="Times New Roman" w:hAnsi="Segoe UI" w:cs="Segoe UI"/>
                <w:color w:val="222C37"/>
                <w:sz w:val="24"/>
                <w:szCs w:val="24"/>
              </w:rPr>
              <w:t>Một </w:t>
            </w:r>
            <w:r w:rsidRPr="00D14D55">
              <w:rPr>
                <w:rFonts w:ascii="Segoe UI" w:eastAsia="Times New Roman" w:hAnsi="Segoe UI" w:cs="Segoe UI"/>
                <w:b/>
                <w:bCs/>
                <w:color w:val="222C37"/>
                <w:sz w:val="24"/>
                <w:szCs w:val="24"/>
              </w:rPr>
              <w:t>class </w:t>
            </w:r>
            <w:r w:rsidRPr="00D14D55">
              <w:rPr>
                <w:rFonts w:ascii="Segoe UI" w:eastAsia="Times New Roman" w:hAnsi="Segoe UI" w:cs="Segoe UI"/>
                <w:color w:val="222C37"/>
                <w:sz w:val="24"/>
                <w:szCs w:val="24"/>
              </w:rPr>
              <w:t>trong C# có các thành phần như:</w:t>
            </w:r>
          </w:p>
          <w:p w:rsidR="00D14D55" w:rsidRPr="00D14D55" w:rsidRDefault="00D14D55" w:rsidP="00D14D55">
            <w:pPr>
              <w:numPr>
                <w:ilvl w:val="0"/>
                <w:numId w:val="5"/>
              </w:numPr>
              <w:shd w:val="clear" w:color="auto" w:fill="FFFFFF"/>
              <w:spacing w:before="100" w:beforeAutospacing="1" w:after="100" w:afterAutospacing="1"/>
              <w:rPr>
                <w:rFonts w:ascii="Segoe UI" w:eastAsia="Times New Roman" w:hAnsi="Segoe UI" w:cs="Segoe UI"/>
                <w:color w:val="222C37"/>
                <w:sz w:val="24"/>
                <w:szCs w:val="24"/>
              </w:rPr>
            </w:pPr>
            <w:r w:rsidRPr="00D14D55">
              <w:rPr>
                <w:rFonts w:ascii="Segoe UI" w:eastAsia="Times New Roman" w:hAnsi="Segoe UI" w:cs="Segoe UI"/>
                <w:color w:val="222C37"/>
                <w:sz w:val="24"/>
                <w:szCs w:val="24"/>
              </w:rPr>
              <w:t>Thuộc tính: là các thành phần dữ liệu hay còn gọi là các biến.</w:t>
            </w:r>
          </w:p>
          <w:p w:rsidR="00D14D55" w:rsidRPr="00D14D55" w:rsidRDefault="00D14D55" w:rsidP="00D14D55">
            <w:pPr>
              <w:numPr>
                <w:ilvl w:val="0"/>
                <w:numId w:val="5"/>
              </w:numPr>
              <w:shd w:val="clear" w:color="auto" w:fill="FFFFFF"/>
              <w:spacing w:before="100" w:beforeAutospacing="1" w:after="100" w:afterAutospacing="1"/>
              <w:rPr>
                <w:rFonts w:ascii="Segoe UI" w:eastAsia="Times New Roman" w:hAnsi="Segoe UI" w:cs="Segoe UI"/>
                <w:color w:val="222C37"/>
                <w:sz w:val="24"/>
                <w:szCs w:val="24"/>
              </w:rPr>
            </w:pPr>
            <w:r w:rsidRPr="00D14D55">
              <w:rPr>
                <w:rFonts w:ascii="Segoe UI" w:eastAsia="Times New Roman" w:hAnsi="Segoe UI" w:cs="Segoe UI"/>
                <w:color w:val="222C37"/>
                <w:sz w:val="24"/>
                <w:szCs w:val="24"/>
              </w:rPr>
              <w:t>Phương thức: là các hàm thành phần thể hiện các hành vi của một đối tượng thuộc lớp.</w:t>
            </w:r>
          </w:p>
          <w:p w:rsidR="00D14D55" w:rsidRPr="00D14D55" w:rsidRDefault="00D14D55" w:rsidP="00D14D55">
            <w:pPr>
              <w:numPr>
                <w:ilvl w:val="0"/>
                <w:numId w:val="5"/>
              </w:numPr>
              <w:shd w:val="clear" w:color="auto" w:fill="FFFFFF"/>
              <w:spacing w:before="100" w:beforeAutospacing="1" w:after="100" w:afterAutospacing="1"/>
              <w:rPr>
                <w:rFonts w:ascii="Segoe UI" w:eastAsia="Times New Roman" w:hAnsi="Segoe UI" w:cs="Segoe UI"/>
                <w:color w:val="222C37"/>
                <w:sz w:val="24"/>
                <w:szCs w:val="24"/>
              </w:rPr>
            </w:pPr>
            <w:r w:rsidRPr="00D14D55">
              <w:rPr>
                <w:rFonts w:ascii="Segoe UI" w:eastAsia="Times New Roman" w:hAnsi="Segoe UI" w:cs="Segoe UI"/>
                <w:color w:val="222C37"/>
                <w:sz w:val="24"/>
                <w:szCs w:val="24"/>
              </w:rPr>
              <w:t>Phương thức khởi tạo.</w:t>
            </w:r>
          </w:p>
          <w:p w:rsidR="00D14D55" w:rsidRPr="00D14D55" w:rsidRDefault="00D14D55" w:rsidP="00D14D55">
            <w:pPr>
              <w:numPr>
                <w:ilvl w:val="0"/>
                <w:numId w:val="5"/>
              </w:numPr>
              <w:shd w:val="clear" w:color="auto" w:fill="FFFFFF"/>
              <w:spacing w:before="100" w:beforeAutospacing="1" w:after="100" w:afterAutospacing="1"/>
              <w:rPr>
                <w:rFonts w:ascii="Segoe UI" w:eastAsia="Times New Roman" w:hAnsi="Segoe UI" w:cs="Segoe UI"/>
                <w:color w:val="222C37"/>
                <w:sz w:val="24"/>
                <w:szCs w:val="24"/>
              </w:rPr>
            </w:pPr>
            <w:r w:rsidRPr="00D14D55">
              <w:rPr>
                <w:rFonts w:ascii="Segoe UI" w:eastAsia="Times New Roman" w:hAnsi="Segoe UI" w:cs="Segoe UI"/>
                <w:color w:val="222C37"/>
                <w:sz w:val="24"/>
                <w:szCs w:val="24"/>
              </w:rPr>
              <w:t>Phương thức huỷ bỏ.</w:t>
            </w:r>
          </w:p>
          <w:p w:rsidR="00D14D55" w:rsidRPr="00D14D55" w:rsidRDefault="00D14D55" w:rsidP="00D14D55">
            <w:pPr>
              <w:shd w:val="clear" w:color="auto" w:fill="FFFFFF"/>
              <w:spacing w:after="270"/>
              <w:rPr>
                <w:rFonts w:ascii="Segoe UI" w:eastAsia="Times New Roman" w:hAnsi="Segoe UI" w:cs="Segoe UI"/>
                <w:color w:val="222C37"/>
                <w:sz w:val="24"/>
                <w:szCs w:val="24"/>
              </w:rPr>
            </w:pPr>
            <w:r w:rsidRPr="00D14D55">
              <w:rPr>
                <w:rFonts w:ascii="Segoe UI" w:eastAsia="Times New Roman" w:hAnsi="Segoe UI" w:cs="Segoe UI"/>
                <w:b/>
                <w:bCs/>
                <w:color w:val="222C37"/>
                <w:sz w:val="24"/>
                <w:szCs w:val="24"/>
              </w:rPr>
              <w:t>Class </w:t>
            </w:r>
            <w:r w:rsidRPr="00D14D55">
              <w:rPr>
                <w:rFonts w:ascii="Segoe UI" w:eastAsia="Times New Roman" w:hAnsi="Segoe UI" w:cs="Segoe UI"/>
                <w:color w:val="222C37"/>
                <w:sz w:val="24"/>
                <w:szCs w:val="24"/>
              </w:rPr>
              <w:t>trong C# thực chất là một kiểu dữ liệu mới do người dùng tự định nghĩa.</w:t>
            </w:r>
          </w:p>
          <w:p w:rsidR="00D14D55" w:rsidRDefault="00D14D55" w:rsidP="00DB5ADF">
            <w:pPr>
              <w:rPr>
                <w:rFonts w:ascii="Times New Roman" w:hAnsi="Times New Roman" w:cs="Times New Roman"/>
                <w:noProof/>
                <w:sz w:val="28"/>
                <w:szCs w:val="28"/>
              </w:rPr>
            </w:pPr>
          </w:p>
          <w:p w:rsidR="000C24E1" w:rsidRDefault="000C24E1" w:rsidP="00DB5ADF">
            <w:pPr>
              <w:rPr>
                <w:rFonts w:ascii="Segoe UI" w:hAnsi="Segoe UI" w:cs="Segoe UI"/>
                <w:color w:val="222C37"/>
                <w:shd w:val="clear" w:color="auto" w:fill="FFFFFF"/>
              </w:rPr>
            </w:pPr>
            <w:r>
              <w:rPr>
                <w:rStyle w:val="Strong"/>
                <w:rFonts w:ascii="Segoe UI" w:hAnsi="Segoe UI" w:cs="Segoe UI"/>
                <w:color w:val="222C37"/>
                <w:shd w:val="clear" w:color="auto" w:fill="FFFFFF"/>
              </w:rPr>
              <w:t>Lưu ý: Class </w:t>
            </w:r>
            <w:r>
              <w:rPr>
                <w:rFonts w:ascii="Segoe UI" w:hAnsi="Segoe UI" w:cs="Segoe UI"/>
                <w:color w:val="222C37"/>
                <w:shd w:val="clear" w:color="auto" w:fill="FFFFFF"/>
              </w:rPr>
              <w:t>là kiểu dữ liệu tham chiếu vì thế đối tượng dữ liệu thực sự được lưu trên heap.</w:t>
            </w:r>
          </w:p>
          <w:p w:rsidR="00D14D55" w:rsidRDefault="00D14D55" w:rsidP="00DB5ADF">
            <w:pPr>
              <w:rPr>
                <w:rFonts w:ascii="Segoe UI" w:hAnsi="Segoe UI" w:cs="Segoe UI"/>
                <w:color w:val="222C37"/>
                <w:shd w:val="clear" w:color="auto" w:fill="FFFFFF"/>
              </w:rPr>
            </w:pPr>
          </w:p>
          <w:p w:rsidR="00D14D55" w:rsidRDefault="00D14D55" w:rsidP="00DB5ADF">
            <w:pPr>
              <w:rPr>
                <w:rStyle w:val="Strong"/>
                <w:rFonts w:ascii="Segoe UI" w:hAnsi="Segoe UI" w:cs="Segoe UI"/>
                <w:color w:val="222C37"/>
                <w:shd w:val="clear" w:color="auto" w:fill="FFFFFF"/>
              </w:rPr>
            </w:pPr>
            <w:r>
              <w:rPr>
                <w:rStyle w:val="Strong"/>
                <w:rFonts w:ascii="Segoe UI" w:hAnsi="Segoe UI" w:cs="Segoe UI"/>
                <w:color w:val="222C37"/>
                <w:shd w:val="clear" w:color="auto" w:fill="FFFFFF"/>
              </w:rPr>
              <w:t>+ phương thức khởi tạo</w:t>
            </w:r>
            <w:r>
              <w:rPr>
                <w:rFonts w:ascii="Segoe UI" w:hAnsi="Segoe UI" w:cs="Segoe UI"/>
                <w:color w:val="222C37"/>
                <w:shd w:val="clear" w:color="auto" w:fill="FFFFFF"/>
              </w:rPr>
              <w:t> và </w:t>
            </w:r>
            <w:r>
              <w:rPr>
                <w:rStyle w:val="Strong"/>
                <w:rFonts w:ascii="Segoe UI" w:hAnsi="Segoe UI" w:cs="Segoe UI"/>
                <w:color w:val="222C37"/>
                <w:shd w:val="clear" w:color="auto" w:fill="FFFFFF"/>
              </w:rPr>
              <w:t>phương thức huỷ bỏ</w:t>
            </w:r>
          </w:p>
          <w:p w:rsidR="00D14D55" w:rsidRDefault="00D14D55" w:rsidP="00D14D55">
            <w:pPr>
              <w:pStyle w:val="Heading3"/>
              <w:shd w:val="clear" w:color="auto" w:fill="FFFFFF"/>
              <w:spacing w:before="0" w:after="300"/>
              <w:outlineLvl w:val="2"/>
              <w:rPr>
                <w:rFonts w:ascii="Arial" w:hAnsi="Arial" w:cs="Arial"/>
                <w:b w:val="0"/>
                <w:bCs w:val="0"/>
                <w:color w:val="800080"/>
              </w:rPr>
            </w:pPr>
            <w:r>
              <w:rPr>
                <w:rFonts w:ascii="Arial" w:hAnsi="Arial" w:cs="Arial"/>
                <w:b w:val="0"/>
                <w:bCs w:val="0"/>
                <w:color w:val="800080"/>
              </w:rPr>
              <w:t>hương thức khởi tạo</w:t>
            </w:r>
          </w:p>
          <w:p w:rsidR="00D14D55" w:rsidRDefault="00D14D55" w:rsidP="00D14D55">
            <w:pPr>
              <w:pStyle w:val="NormalWeb"/>
              <w:shd w:val="clear" w:color="auto" w:fill="FFFFFF"/>
              <w:spacing w:before="0" w:beforeAutospacing="0" w:after="270" w:afterAutospacing="0"/>
              <w:rPr>
                <w:rFonts w:ascii="Segoe UI" w:hAnsi="Segoe UI" w:cs="Segoe UI"/>
                <w:color w:val="222C37"/>
              </w:rPr>
            </w:pPr>
            <w:r>
              <w:rPr>
                <w:rStyle w:val="Strong"/>
                <w:rFonts w:ascii="Segoe UI" w:hAnsi="Segoe UI" w:cs="Segoe UI"/>
                <w:color w:val="FF6600"/>
              </w:rPr>
              <w:t>Phương thức khởi tạo </w:t>
            </w:r>
            <w:r>
              <w:rPr>
                <w:rFonts w:ascii="Segoe UI" w:hAnsi="Segoe UI" w:cs="Segoe UI"/>
                <w:color w:val="222C37"/>
              </w:rPr>
              <w:t>(Constructor) là những phương thức đặc biệt được gọi đến ngay khi khởi tạo 1 đối tượng nào đó.</w:t>
            </w:r>
          </w:p>
          <w:p w:rsidR="00D14D55" w:rsidRDefault="00D14D55" w:rsidP="00D14D55">
            <w:pPr>
              <w:pStyle w:val="Heading4"/>
              <w:shd w:val="clear" w:color="auto" w:fill="FFFFFF"/>
              <w:spacing w:before="0" w:after="300"/>
              <w:outlineLvl w:val="3"/>
              <w:rPr>
                <w:rFonts w:ascii="Arial" w:hAnsi="Arial" w:cs="Arial"/>
                <w:b w:val="0"/>
                <w:bCs w:val="0"/>
                <w:color w:val="800080"/>
              </w:rPr>
            </w:pPr>
            <w:r>
              <w:rPr>
                <w:rFonts w:ascii="Arial" w:hAnsi="Arial" w:cs="Arial"/>
                <w:b w:val="0"/>
                <w:bCs w:val="0"/>
                <w:color w:val="800080"/>
              </w:rPr>
              <w:t>Đặc điểm</w:t>
            </w:r>
          </w:p>
          <w:p w:rsidR="00D14D55" w:rsidRDefault="00D14D55" w:rsidP="00D14D55">
            <w:pPr>
              <w:numPr>
                <w:ilvl w:val="0"/>
                <w:numId w:val="6"/>
              </w:numPr>
              <w:shd w:val="clear" w:color="auto" w:fill="FFFFFF"/>
              <w:spacing w:before="100" w:beforeAutospacing="1" w:after="100" w:afterAutospacing="1"/>
              <w:rPr>
                <w:rFonts w:ascii="Segoe UI" w:hAnsi="Segoe UI" w:cs="Segoe UI"/>
                <w:color w:val="222C37"/>
              </w:rPr>
            </w:pPr>
            <w:r>
              <w:rPr>
                <w:rFonts w:ascii="Segoe UI" w:hAnsi="Segoe UI" w:cs="Segoe UI"/>
                <w:color w:val="222C37"/>
              </w:rPr>
              <w:lastRenderedPageBreak/>
              <w:t>Có tên trùng với tên lớp.</w:t>
            </w:r>
          </w:p>
          <w:p w:rsidR="00D14D55" w:rsidRDefault="00D14D55" w:rsidP="00D14D55">
            <w:pPr>
              <w:numPr>
                <w:ilvl w:val="0"/>
                <w:numId w:val="6"/>
              </w:numPr>
              <w:shd w:val="clear" w:color="auto" w:fill="FFFFFF"/>
              <w:spacing w:before="100" w:beforeAutospacing="1" w:after="100" w:afterAutospacing="1"/>
              <w:rPr>
                <w:rFonts w:ascii="Segoe UI" w:hAnsi="Segoe UI" w:cs="Segoe UI"/>
                <w:color w:val="222C37"/>
              </w:rPr>
            </w:pPr>
            <w:r>
              <w:rPr>
                <w:rFonts w:ascii="Segoe UI" w:hAnsi="Segoe UI" w:cs="Segoe UI"/>
                <w:color w:val="222C37"/>
              </w:rPr>
              <w:t>Không có kiểu trả về.</w:t>
            </w:r>
          </w:p>
          <w:p w:rsidR="00D14D55" w:rsidRDefault="00D14D55" w:rsidP="00D14D55">
            <w:pPr>
              <w:numPr>
                <w:ilvl w:val="0"/>
                <w:numId w:val="6"/>
              </w:numPr>
              <w:shd w:val="clear" w:color="auto" w:fill="FFFFFF"/>
              <w:spacing w:before="100" w:beforeAutospacing="1" w:after="100" w:afterAutospacing="1"/>
              <w:rPr>
                <w:rFonts w:ascii="Segoe UI" w:hAnsi="Segoe UI" w:cs="Segoe UI"/>
                <w:color w:val="222C37"/>
              </w:rPr>
            </w:pPr>
            <w:r>
              <w:rPr>
                <w:rFonts w:ascii="Segoe UI" w:hAnsi="Segoe UI" w:cs="Segoe UI"/>
                <w:color w:val="222C37"/>
              </w:rPr>
              <w:t>Được tự động gọi khi 1 đối tượng thuộc lớp được khởi tạo.</w:t>
            </w:r>
          </w:p>
          <w:p w:rsidR="00D14D55" w:rsidRDefault="00D14D55" w:rsidP="00D14D55">
            <w:pPr>
              <w:numPr>
                <w:ilvl w:val="0"/>
                <w:numId w:val="6"/>
              </w:numPr>
              <w:shd w:val="clear" w:color="auto" w:fill="FFFFFF"/>
              <w:spacing w:before="100" w:beforeAutospacing="1" w:after="100" w:afterAutospacing="1"/>
              <w:rPr>
                <w:rFonts w:ascii="Segoe UI" w:hAnsi="Segoe UI" w:cs="Segoe UI"/>
                <w:color w:val="222C37"/>
              </w:rPr>
            </w:pPr>
            <w:r>
              <w:rPr>
                <w:rFonts w:ascii="Segoe UI" w:hAnsi="Segoe UI" w:cs="Segoe UI"/>
                <w:color w:val="222C37"/>
              </w:rPr>
              <w:t>Nếu như bạn không khai báo bất kỳ phương thức khởi tạo nào thì hệ thống sẽ tự tạo ra phương thức khởi tạo mặc định không đối số và không có nội dung gì.</w:t>
            </w:r>
          </w:p>
          <w:p w:rsidR="00D14D55" w:rsidRDefault="00D14D55" w:rsidP="00D14D55">
            <w:pPr>
              <w:numPr>
                <w:ilvl w:val="0"/>
                <w:numId w:val="6"/>
              </w:numPr>
              <w:shd w:val="clear" w:color="auto" w:fill="FFFFFF"/>
              <w:spacing w:before="100" w:beforeAutospacing="1" w:after="100" w:afterAutospacing="1"/>
              <w:rPr>
                <w:rFonts w:ascii="Segoe UI" w:hAnsi="Segoe UI" w:cs="Segoe UI"/>
                <w:color w:val="222C37"/>
              </w:rPr>
            </w:pPr>
            <w:r>
              <w:rPr>
                <w:rFonts w:ascii="Segoe UI" w:hAnsi="Segoe UI" w:cs="Segoe UI"/>
                <w:color w:val="222C37"/>
              </w:rPr>
              <w:t>Có thể có nhiều constructor bên trong 1 lớp.</w:t>
            </w:r>
          </w:p>
          <w:p w:rsidR="00D14D55" w:rsidRDefault="00D14D55" w:rsidP="00D14D55">
            <w:pPr>
              <w:pStyle w:val="NormalWeb"/>
              <w:shd w:val="clear" w:color="auto" w:fill="FFFFFF"/>
              <w:spacing w:before="0" w:beforeAutospacing="0" w:after="270" w:afterAutospacing="0"/>
              <w:rPr>
                <w:rFonts w:ascii="Segoe UI" w:hAnsi="Segoe UI" w:cs="Segoe UI"/>
                <w:color w:val="222C37"/>
              </w:rPr>
            </w:pPr>
            <w:r>
              <w:rPr>
                <w:rFonts w:ascii="Segoe UI" w:hAnsi="Segoe UI" w:cs="Segoe UI"/>
                <w:color w:val="222C37"/>
              </w:rPr>
              <w:t>Có 2 loại phương thức khởi tạo:</w:t>
            </w:r>
          </w:p>
          <w:p w:rsidR="00D14D55" w:rsidRDefault="00D14D55" w:rsidP="00D14D55">
            <w:pPr>
              <w:numPr>
                <w:ilvl w:val="0"/>
                <w:numId w:val="7"/>
              </w:numPr>
              <w:shd w:val="clear" w:color="auto" w:fill="FFFFFF"/>
              <w:spacing w:before="100" w:beforeAutospacing="1" w:after="100" w:afterAutospacing="1"/>
              <w:rPr>
                <w:rFonts w:ascii="Segoe UI" w:hAnsi="Segoe UI" w:cs="Segoe UI"/>
                <w:color w:val="222C37"/>
              </w:rPr>
            </w:pPr>
            <w:r>
              <w:rPr>
                <w:rFonts w:ascii="Segoe UI" w:hAnsi="Segoe UI" w:cs="Segoe UI"/>
                <w:color w:val="222C37"/>
              </w:rPr>
              <w:t>Phương thức khởi tạo </w:t>
            </w:r>
            <w:r>
              <w:rPr>
                <w:rStyle w:val="Strong"/>
                <w:rFonts w:ascii="Segoe UI" w:hAnsi="Segoe UI" w:cs="Segoe UI"/>
                <w:color w:val="222C37"/>
              </w:rPr>
              <w:t>không đối số</w:t>
            </w:r>
            <w:r>
              <w:rPr>
                <w:rFonts w:ascii="Segoe UI" w:hAnsi="Segoe UI" w:cs="Segoe UI"/>
                <w:color w:val="222C37"/>
              </w:rPr>
              <w:t>:</w:t>
            </w:r>
          </w:p>
          <w:p w:rsidR="00D14D55" w:rsidRDefault="00D14D55" w:rsidP="00D14D55">
            <w:pPr>
              <w:numPr>
                <w:ilvl w:val="1"/>
                <w:numId w:val="7"/>
              </w:numPr>
              <w:shd w:val="clear" w:color="auto" w:fill="FFFFFF"/>
              <w:spacing w:before="100" w:beforeAutospacing="1" w:after="100" w:afterAutospacing="1"/>
              <w:rPr>
                <w:rFonts w:ascii="Segoe UI" w:hAnsi="Segoe UI" w:cs="Segoe UI"/>
                <w:color w:val="222C37"/>
              </w:rPr>
            </w:pPr>
            <w:r>
              <w:rPr>
                <w:rFonts w:ascii="Segoe UI" w:hAnsi="Segoe UI" w:cs="Segoe UI"/>
                <w:color w:val="222C37"/>
              </w:rPr>
              <w:t>Là phương thức khởi tạo không có bất kỳ tham số truyền vào nào.</w:t>
            </w:r>
          </w:p>
          <w:p w:rsidR="00D14D55" w:rsidRPr="00D14D55" w:rsidRDefault="00D14D55" w:rsidP="00D14D55">
            <w:pPr>
              <w:numPr>
                <w:ilvl w:val="1"/>
                <w:numId w:val="7"/>
              </w:numPr>
              <w:shd w:val="clear" w:color="auto" w:fill="FFFFFF"/>
              <w:spacing w:before="100" w:beforeAutospacing="1" w:after="100" w:afterAutospacing="1"/>
              <w:rPr>
                <w:rFonts w:ascii="Segoe UI" w:hAnsi="Segoe UI" w:cs="Segoe UI"/>
                <w:color w:val="222C37"/>
              </w:rPr>
            </w:pPr>
            <w:r>
              <w:rPr>
                <w:rFonts w:ascii="Segoe UI" w:hAnsi="Segoe UI" w:cs="Segoe UI"/>
                <w:color w:val="222C37"/>
              </w:rPr>
              <w:t>Thường dùng để khởi tạo các giá trị mặc định cho các thuộc tính bên trong </w:t>
            </w:r>
            <w:r>
              <w:rPr>
                <w:rFonts w:ascii="Segoe UI" w:hAnsi="Segoe UI" w:cs="Segoe UI"/>
                <w:color w:val="0000FF"/>
              </w:rPr>
              <w:t>class</w:t>
            </w:r>
            <w:r>
              <w:rPr>
                <w:rFonts w:ascii="Segoe UI" w:hAnsi="Segoe UI" w:cs="Segoe UI"/>
                <w:color w:val="222C37"/>
              </w:rPr>
              <w:t> khi khởi tạo đối tượng (giá trị mặc định này do người lập trình quyết định)</w:t>
            </w:r>
          </w:p>
          <w:p w:rsidR="00D14D55" w:rsidRPr="00D14D55" w:rsidRDefault="00D14D55" w:rsidP="00D14D55">
            <w:pPr>
              <w:rPr>
                <w:rFonts w:ascii="Consolas" w:eastAsia="Times New Roman" w:hAnsi="Consolas" w:cs="Times New Roman"/>
                <w:color w:val="800080"/>
                <w:sz w:val="21"/>
                <w:szCs w:val="21"/>
                <w:shd w:val="clear" w:color="auto" w:fill="F0F0F0"/>
              </w:rPr>
            </w:pPr>
            <w:r w:rsidRPr="00D14D55">
              <w:rPr>
                <w:rFonts w:ascii="Consolas" w:eastAsia="Times New Roman" w:hAnsi="Consolas" w:cs="Times New Roman"/>
                <w:color w:val="800080"/>
                <w:sz w:val="21"/>
                <w:szCs w:val="21"/>
                <w:shd w:val="clear" w:color="auto" w:fill="F0F0F0"/>
              </w:rPr>
              <w:t xml:space="preserve">        </w:t>
            </w:r>
            <w:r w:rsidRPr="00D14D55">
              <w:rPr>
                <w:rFonts w:ascii="Consolas" w:eastAsia="Times New Roman" w:hAnsi="Consolas" w:cs="Times New Roman"/>
                <w:b/>
                <w:bCs/>
                <w:color w:val="6377C5"/>
                <w:sz w:val="21"/>
                <w:szCs w:val="21"/>
              </w:rPr>
              <w:t>public</w:t>
            </w:r>
            <w:r w:rsidRPr="00D14D55">
              <w:rPr>
                <w:rFonts w:ascii="Consolas" w:eastAsia="Times New Roman" w:hAnsi="Consolas" w:cs="Times New Roman"/>
                <w:color w:val="800080"/>
                <w:sz w:val="21"/>
                <w:szCs w:val="21"/>
                <w:shd w:val="clear" w:color="auto" w:fill="F0F0F0"/>
              </w:rPr>
              <w:t xml:space="preserve"> </w:t>
            </w:r>
            <w:r w:rsidRPr="00D14D55">
              <w:rPr>
                <w:rFonts w:ascii="Consolas" w:eastAsia="Times New Roman" w:hAnsi="Consolas" w:cs="Times New Roman"/>
                <w:b/>
                <w:bCs/>
                <w:color w:val="880000"/>
                <w:sz w:val="21"/>
                <w:szCs w:val="21"/>
              </w:rPr>
              <w:t>Cat</w:t>
            </w:r>
            <w:r w:rsidRPr="00D14D55">
              <w:rPr>
                <w:rFonts w:ascii="Consolas" w:eastAsia="Times New Roman" w:hAnsi="Consolas" w:cs="Times New Roman"/>
                <w:color w:val="800080"/>
                <w:sz w:val="21"/>
                <w:szCs w:val="21"/>
                <w:shd w:val="clear" w:color="auto" w:fill="F0F0F0"/>
              </w:rPr>
              <w:t>()</w:t>
            </w:r>
          </w:p>
          <w:p w:rsidR="00D14D55" w:rsidRPr="00D14D55" w:rsidRDefault="00D14D55" w:rsidP="00D14D55">
            <w:pPr>
              <w:rPr>
                <w:rFonts w:ascii="Consolas" w:eastAsia="Times New Roman" w:hAnsi="Consolas" w:cs="Times New Roman"/>
                <w:color w:val="800080"/>
                <w:sz w:val="21"/>
                <w:szCs w:val="21"/>
                <w:shd w:val="clear" w:color="auto" w:fill="F0F0F0"/>
              </w:rPr>
            </w:pPr>
            <w:r w:rsidRPr="00D14D55">
              <w:rPr>
                <w:rFonts w:ascii="Consolas" w:eastAsia="Times New Roman" w:hAnsi="Consolas" w:cs="Times New Roman"/>
                <w:color w:val="800080"/>
                <w:sz w:val="21"/>
                <w:szCs w:val="21"/>
                <w:shd w:val="clear" w:color="auto" w:fill="F0F0F0"/>
              </w:rPr>
              <w:t>        {</w:t>
            </w:r>
          </w:p>
          <w:p w:rsidR="00D14D55" w:rsidRPr="00D14D55" w:rsidRDefault="00D14D55" w:rsidP="00D14D55">
            <w:pPr>
              <w:rPr>
                <w:rFonts w:ascii="Consolas" w:eastAsia="Times New Roman" w:hAnsi="Consolas" w:cs="Times New Roman"/>
                <w:color w:val="800080"/>
                <w:sz w:val="21"/>
                <w:szCs w:val="21"/>
                <w:shd w:val="clear" w:color="auto" w:fill="F0F0F0"/>
              </w:rPr>
            </w:pPr>
            <w:r w:rsidRPr="00D14D55">
              <w:rPr>
                <w:rFonts w:ascii="Consolas" w:eastAsia="Times New Roman" w:hAnsi="Consolas" w:cs="Times New Roman"/>
                <w:color w:val="800080"/>
                <w:sz w:val="21"/>
                <w:szCs w:val="21"/>
                <w:shd w:val="clear" w:color="auto" w:fill="F0F0F0"/>
              </w:rPr>
              <w:t xml:space="preserve">            Weight = </w:t>
            </w:r>
            <w:r w:rsidRPr="00D14D55">
              <w:rPr>
                <w:rFonts w:ascii="Consolas" w:eastAsia="Times New Roman" w:hAnsi="Consolas" w:cs="Times New Roman"/>
                <w:color w:val="008800"/>
                <w:sz w:val="21"/>
                <w:szCs w:val="21"/>
              </w:rPr>
              <w:t>800</w:t>
            </w:r>
            <w:r w:rsidRPr="00D14D55">
              <w:rPr>
                <w:rFonts w:ascii="Consolas" w:eastAsia="Times New Roman" w:hAnsi="Consolas" w:cs="Times New Roman"/>
                <w:color w:val="800080"/>
                <w:sz w:val="21"/>
                <w:szCs w:val="21"/>
                <w:shd w:val="clear" w:color="auto" w:fill="F0F0F0"/>
              </w:rPr>
              <w:t>;</w:t>
            </w:r>
          </w:p>
          <w:p w:rsidR="00D14D55" w:rsidRPr="00D14D55" w:rsidRDefault="00D14D55" w:rsidP="00D14D55">
            <w:pPr>
              <w:rPr>
                <w:rFonts w:ascii="Consolas" w:eastAsia="Times New Roman" w:hAnsi="Consolas" w:cs="Times New Roman"/>
                <w:color w:val="800080"/>
                <w:sz w:val="21"/>
                <w:szCs w:val="21"/>
                <w:shd w:val="clear" w:color="auto" w:fill="F0F0F0"/>
              </w:rPr>
            </w:pPr>
            <w:r w:rsidRPr="00D14D55">
              <w:rPr>
                <w:rFonts w:ascii="Consolas" w:eastAsia="Times New Roman" w:hAnsi="Consolas" w:cs="Times New Roman"/>
                <w:color w:val="800080"/>
                <w:sz w:val="21"/>
                <w:szCs w:val="21"/>
                <w:shd w:val="clear" w:color="auto" w:fill="F0F0F0"/>
              </w:rPr>
              <w:t xml:space="preserve">            Height = </w:t>
            </w:r>
            <w:r w:rsidRPr="00D14D55">
              <w:rPr>
                <w:rFonts w:ascii="Consolas" w:eastAsia="Times New Roman" w:hAnsi="Consolas" w:cs="Times New Roman"/>
                <w:color w:val="008800"/>
                <w:sz w:val="21"/>
                <w:szCs w:val="21"/>
              </w:rPr>
              <w:t>10</w:t>
            </w:r>
            <w:r w:rsidRPr="00D14D55">
              <w:rPr>
                <w:rFonts w:ascii="Consolas" w:eastAsia="Times New Roman" w:hAnsi="Consolas" w:cs="Times New Roman"/>
                <w:color w:val="800080"/>
                <w:sz w:val="21"/>
                <w:szCs w:val="21"/>
                <w:shd w:val="clear" w:color="auto" w:fill="F0F0F0"/>
              </w:rPr>
              <w:t>;</w:t>
            </w:r>
          </w:p>
          <w:p w:rsidR="00D14D55" w:rsidRPr="00D14D55" w:rsidRDefault="00D14D55" w:rsidP="00D14D55">
            <w:pPr>
              <w:shd w:val="clear" w:color="auto" w:fill="FFFFFF"/>
              <w:spacing w:before="100" w:beforeAutospacing="1" w:after="100" w:afterAutospacing="1"/>
              <w:rPr>
                <w:rFonts w:ascii="Segoe UI" w:hAnsi="Segoe UI" w:cs="Segoe UI"/>
                <w:color w:val="222C37"/>
              </w:rPr>
            </w:pPr>
            <w:r w:rsidRPr="00D14D55">
              <w:rPr>
                <w:rFonts w:ascii="Consolas" w:eastAsia="Times New Roman" w:hAnsi="Consolas" w:cs="Times New Roman"/>
                <w:color w:val="800080"/>
                <w:sz w:val="21"/>
                <w:szCs w:val="21"/>
                <w:shd w:val="clear" w:color="auto" w:fill="F0F0F0"/>
              </w:rPr>
              <w:t>     }</w:t>
            </w:r>
          </w:p>
          <w:p w:rsidR="00D14D55" w:rsidRDefault="00D14D55" w:rsidP="00D14D55">
            <w:pPr>
              <w:shd w:val="clear" w:color="auto" w:fill="FFFFFF"/>
              <w:spacing w:before="100" w:beforeAutospacing="1" w:after="100" w:afterAutospacing="1"/>
              <w:ind w:left="1080"/>
              <w:rPr>
                <w:rFonts w:ascii="Segoe UI" w:hAnsi="Segoe UI" w:cs="Segoe UI"/>
                <w:color w:val="222C37"/>
              </w:rPr>
            </w:pPr>
          </w:p>
          <w:p w:rsidR="00D14D55" w:rsidRDefault="00D14D55" w:rsidP="00D14D55">
            <w:pPr>
              <w:numPr>
                <w:ilvl w:val="0"/>
                <w:numId w:val="7"/>
              </w:numPr>
              <w:shd w:val="clear" w:color="auto" w:fill="FFFFFF"/>
              <w:spacing w:before="100" w:beforeAutospacing="1" w:after="100" w:afterAutospacing="1"/>
              <w:rPr>
                <w:rFonts w:ascii="Segoe UI" w:hAnsi="Segoe UI" w:cs="Segoe UI"/>
                <w:color w:val="222C37"/>
              </w:rPr>
            </w:pPr>
            <w:r>
              <w:rPr>
                <w:rFonts w:ascii="Segoe UI" w:hAnsi="Segoe UI" w:cs="Segoe UI"/>
                <w:color w:val="222C37"/>
              </w:rPr>
              <w:t>Phương thức khởi tạo </w:t>
            </w:r>
            <w:r>
              <w:rPr>
                <w:rStyle w:val="Strong"/>
                <w:rFonts w:ascii="Segoe UI" w:hAnsi="Segoe UI" w:cs="Segoe UI"/>
                <w:color w:val="222C37"/>
              </w:rPr>
              <w:t>có đối số</w:t>
            </w:r>
            <w:r>
              <w:rPr>
                <w:rFonts w:ascii="Segoe UI" w:hAnsi="Segoe UI" w:cs="Segoe UI"/>
                <w:color w:val="222C37"/>
              </w:rPr>
              <w:t>:</w:t>
            </w:r>
          </w:p>
          <w:p w:rsidR="00D14D55" w:rsidRDefault="00D14D55" w:rsidP="00D14D55">
            <w:pPr>
              <w:numPr>
                <w:ilvl w:val="1"/>
                <w:numId w:val="7"/>
              </w:numPr>
              <w:shd w:val="clear" w:color="auto" w:fill="FFFFFF"/>
              <w:spacing w:before="100" w:beforeAutospacing="1" w:after="100" w:afterAutospacing="1"/>
              <w:rPr>
                <w:rFonts w:ascii="Segoe UI" w:hAnsi="Segoe UI" w:cs="Segoe UI"/>
                <w:color w:val="222C37"/>
              </w:rPr>
            </w:pPr>
            <w:r>
              <w:rPr>
                <w:rFonts w:ascii="Segoe UI" w:hAnsi="Segoe UI" w:cs="Segoe UI"/>
                <w:color w:val="222C37"/>
              </w:rPr>
              <w:t>Là phương thức khởi tạo có tham số truyền vào. Và khi khởi tạo đối tượng để phương thức này được gọi ta cần truyền đầy đủ các tham số.</w:t>
            </w:r>
          </w:p>
          <w:p w:rsidR="00D14D55" w:rsidRDefault="00D14D55" w:rsidP="00D14D55">
            <w:pPr>
              <w:numPr>
                <w:ilvl w:val="1"/>
                <w:numId w:val="7"/>
              </w:numPr>
              <w:shd w:val="clear" w:color="auto" w:fill="FFFFFF"/>
              <w:spacing w:before="100" w:beforeAutospacing="1" w:after="100" w:afterAutospacing="1"/>
              <w:rPr>
                <w:rFonts w:ascii="Segoe UI" w:hAnsi="Segoe UI" w:cs="Segoe UI"/>
                <w:color w:val="222C37"/>
              </w:rPr>
            </w:pPr>
            <w:r>
              <w:rPr>
                <w:rFonts w:ascii="Segoe UI" w:hAnsi="Segoe UI" w:cs="Segoe UI"/>
                <w:color w:val="222C37"/>
              </w:rPr>
              <w:t>Thường dùng để khởi tạo các giá trị cho các thuộc thuộc tính bên trong </w:t>
            </w:r>
            <w:r>
              <w:rPr>
                <w:rFonts w:ascii="Segoe UI" w:hAnsi="Segoe UI" w:cs="Segoe UI"/>
                <w:color w:val="0000FF"/>
              </w:rPr>
              <w:t>class</w:t>
            </w:r>
            <w:r>
              <w:rPr>
                <w:rFonts w:ascii="Segoe UI" w:hAnsi="Segoe UI" w:cs="Segoe UI"/>
                <w:color w:val="222C37"/>
              </w:rPr>
              <w:t> khi khởi tạo đối tượng (các giá trị này do người khởi tạo đối tượng truyền vào).</w:t>
            </w:r>
          </w:p>
          <w:p w:rsidR="00D14D55" w:rsidRPr="00D14D55" w:rsidRDefault="00D14D55" w:rsidP="00D14D55">
            <w:pPr>
              <w:rPr>
                <w:rFonts w:ascii="Consolas" w:eastAsia="Times New Roman" w:hAnsi="Consolas" w:cs="Times New Roman"/>
                <w:color w:val="800080"/>
                <w:sz w:val="21"/>
                <w:szCs w:val="21"/>
                <w:shd w:val="clear" w:color="auto" w:fill="F0F0F0"/>
              </w:rPr>
            </w:pPr>
            <w:r w:rsidRPr="00D14D55">
              <w:rPr>
                <w:rFonts w:ascii="Consolas" w:eastAsia="Times New Roman" w:hAnsi="Consolas" w:cs="Times New Roman"/>
                <w:color w:val="800080"/>
                <w:sz w:val="21"/>
                <w:szCs w:val="21"/>
                <w:shd w:val="clear" w:color="auto" w:fill="F0F0F0"/>
              </w:rPr>
              <w:t xml:space="preserve">  </w:t>
            </w:r>
            <w:r w:rsidRPr="00D14D55">
              <w:rPr>
                <w:rFonts w:ascii="Consolas" w:eastAsia="Times New Roman" w:hAnsi="Consolas" w:cs="Times New Roman"/>
                <w:b/>
                <w:bCs/>
                <w:color w:val="6377C5"/>
                <w:sz w:val="21"/>
                <w:szCs w:val="21"/>
              </w:rPr>
              <w:t>public</w:t>
            </w:r>
            <w:r w:rsidRPr="00D14D55">
              <w:rPr>
                <w:rFonts w:ascii="Consolas" w:eastAsia="Times New Roman" w:hAnsi="Consolas" w:cs="Times New Roman"/>
                <w:color w:val="800080"/>
                <w:sz w:val="21"/>
                <w:szCs w:val="21"/>
                <w:shd w:val="clear" w:color="auto" w:fill="F0F0F0"/>
              </w:rPr>
              <w:t xml:space="preserve"> </w:t>
            </w:r>
            <w:r w:rsidRPr="00D14D55">
              <w:rPr>
                <w:rFonts w:ascii="Consolas" w:eastAsia="Times New Roman" w:hAnsi="Consolas" w:cs="Times New Roman"/>
                <w:b/>
                <w:bCs/>
                <w:color w:val="880000"/>
                <w:sz w:val="21"/>
                <w:szCs w:val="21"/>
              </w:rPr>
              <w:t>Cat</w:t>
            </w:r>
            <w:r w:rsidRPr="00D14D55">
              <w:rPr>
                <w:rFonts w:ascii="Consolas" w:eastAsia="Times New Roman" w:hAnsi="Consolas" w:cs="Times New Roman"/>
                <w:color w:val="800080"/>
                <w:sz w:val="21"/>
                <w:szCs w:val="21"/>
                <w:shd w:val="clear" w:color="auto" w:fill="F0F0F0"/>
              </w:rPr>
              <w:t>(</w:t>
            </w:r>
            <w:r w:rsidRPr="00D14D55">
              <w:rPr>
                <w:rFonts w:ascii="Consolas" w:eastAsia="Times New Roman" w:hAnsi="Consolas" w:cs="Times New Roman"/>
                <w:b/>
                <w:bCs/>
                <w:color w:val="6377C5"/>
                <w:sz w:val="21"/>
                <w:szCs w:val="21"/>
              </w:rPr>
              <w:t>int</w:t>
            </w:r>
            <w:r w:rsidRPr="00D14D55">
              <w:rPr>
                <w:rFonts w:ascii="Consolas" w:eastAsia="Times New Roman" w:hAnsi="Consolas" w:cs="Times New Roman"/>
                <w:color w:val="800080"/>
                <w:sz w:val="21"/>
                <w:szCs w:val="21"/>
                <w:shd w:val="clear" w:color="auto" w:fill="F0F0F0"/>
              </w:rPr>
              <w:t xml:space="preserve"> w, </w:t>
            </w:r>
            <w:r w:rsidRPr="00D14D55">
              <w:rPr>
                <w:rFonts w:ascii="Consolas" w:eastAsia="Times New Roman" w:hAnsi="Consolas" w:cs="Times New Roman"/>
                <w:b/>
                <w:bCs/>
                <w:color w:val="6377C5"/>
                <w:sz w:val="21"/>
                <w:szCs w:val="21"/>
              </w:rPr>
              <w:t>int</w:t>
            </w:r>
            <w:r w:rsidRPr="00D14D55">
              <w:rPr>
                <w:rFonts w:ascii="Consolas" w:eastAsia="Times New Roman" w:hAnsi="Consolas" w:cs="Times New Roman"/>
                <w:color w:val="800080"/>
                <w:sz w:val="21"/>
                <w:szCs w:val="21"/>
                <w:shd w:val="clear" w:color="auto" w:fill="F0F0F0"/>
              </w:rPr>
              <w:t xml:space="preserve"> h)</w:t>
            </w:r>
          </w:p>
          <w:p w:rsidR="00D14D55" w:rsidRPr="00D14D55" w:rsidRDefault="00D14D55" w:rsidP="00D14D55">
            <w:pPr>
              <w:rPr>
                <w:rFonts w:ascii="Consolas" w:eastAsia="Times New Roman" w:hAnsi="Consolas" w:cs="Times New Roman"/>
                <w:color w:val="800080"/>
                <w:sz w:val="21"/>
                <w:szCs w:val="21"/>
                <w:shd w:val="clear" w:color="auto" w:fill="F0F0F0"/>
              </w:rPr>
            </w:pPr>
            <w:r w:rsidRPr="00D14D55">
              <w:rPr>
                <w:rFonts w:ascii="Consolas" w:eastAsia="Times New Roman" w:hAnsi="Consolas" w:cs="Times New Roman"/>
                <w:color w:val="800080"/>
                <w:sz w:val="21"/>
                <w:szCs w:val="21"/>
                <w:shd w:val="clear" w:color="auto" w:fill="F0F0F0"/>
              </w:rPr>
              <w:t>        {</w:t>
            </w:r>
          </w:p>
          <w:p w:rsidR="00D14D55" w:rsidRPr="00D14D55" w:rsidRDefault="00D14D55" w:rsidP="00D14D55">
            <w:pPr>
              <w:rPr>
                <w:rFonts w:ascii="Consolas" w:eastAsia="Times New Roman" w:hAnsi="Consolas" w:cs="Times New Roman"/>
                <w:color w:val="800080"/>
                <w:sz w:val="21"/>
                <w:szCs w:val="21"/>
                <w:shd w:val="clear" w:color="auto" w:fill="F0F0F0"/>
              </w:rPr>
            </w:pPr>
          </w:p>
          <w:p w:rsidR="00D14D55" w:rsidRPr="00D14D55" w:rsidRDefault="00D14D55" w:rsidP="00D14D55">
            <w:pPr>
              <w:rPr>
                <w:rFonts w:ascii="Consolas" w:eastAsia="Times New Roman" w:hAnsi="Consolas" w:cs="Times New Roman"/>
                <w:color w:val="800080"/>
                <w:sz w:val="21"/>
                <w:szCs w:val="21"/>
                <w:shd w:val="clear" w:color="auto" w:fill="F0F0F0"/>
              </w:rPr>
            </w:pPr>
            <w:r w:rsidRPr="00D14D55">
              <w:rPr>
                <w:rFonts w:ascii="Consolas" w:eastAsia="Times New Roman" w:hAnsi="Consolas" w:cs="Times New Roman"/>
                <w:color w:val="800080"/>
                <w:sz w:val="21"/>
                <w:szCs w:val="21"/>
                <w:shd w:val="clear" w:color="auto" w:fill="F0F0F0"/>
              </w:rPr>
              <w:t>            Weight = w;</w:t>
            </w:r>
          </w:p>
          <w:p w:rsidR="00D14D55" w:rsidRDefault="00D14D55" w:rsidP="00D14D55">
            <w:pPr>
              <w:rPr>
                <w:rFonts w:ascii="Consolas" w:eastAsia="Times New Roman" w:hAnsi="Consolas" w:cs="Times New Roman"/>
                <w:color w:val="800080"/>
                <w:sz w:val="21"/>
                <w:szCs w:val="21"/>
                <w:shd w:val="clear" w:color="auto" w:fill="F0F0F0"/>
              </w:rPr>
            </w:pPr>
            <w:r w:rsidRPr="00D14D55">
              <w:rPr>
                <w:rFonts w:ascii="Consolas" w:eastAsia="Times New Roman" w:hAnsi="Consolas" w:cs="Times New Roman"/>
                <w:color w:val="800080"/>
                <w:sz w:val="21"/>
                <w:szCs w:val="21"/>
                <w:shd w:val="clear" w:color="auto" w:fill="F0F0F0"/>
              </w:rPr>
              <w:t>            Height = h;</w:t>
            </w:r>
          </w:p>
          <w:p w:rsidR="00D14D55" w:rsidRDefault="00D14D55" w:rsidP="00D14D55">
            <w:pPr>
              <w:rPr>
                <w:rFonts w:ascii="Consolas" w:eastAsia="Times New Roman" w:hAnsi="Consolas" w:cs="Times New Roman"/>
                <w:color w:val="800080"/>
                <w:sz w:val="21"/>
                <w:szCs w:val="21"/>
                <w:shd w:val="clear" w:color="auto" w:fill="F0F0F0"/>
              </w:rPr>
            </w:pPr>
            <w:r w:rsidRPr="00D14D55">
              <w:rPr>
                <w:rFonts w:ascii="Consolas" w:eastAsia="Times New Roman" w:hAnsi="Consolas" w:cs="Times New Roman"/>
                <w:color w:val="800080"/>
                <w:sz w:val="21"/>
                <w:szCs w:val="21"/>
                <w:shd w:val="clear" w:color="auto" w:fill="F0F0F0"/>
              </w:rPr>
              <w:t>   }</w:t>
            </w:r>
          </w:p>
          <w:p w:rsidR="00FE3A8B" w:rsidRDefault="00FE3A8B" w:rsidP="00FE3A8B">
            <w:pPr>
              <w:pStyle w:val="Heading4"/>
              <w:shd w:val="clear" w:color="auto" w:fill="FFFFFF"/>
              <w:spacing w:before="0" w:after="300"/>
              <w:outlineLvl w:val="3"/>
              <w:rPr>
                <w:rFonts w:ascii="Arial" w:hAnsi="Arial" w:cs="Arial"/>
                <w:b w:val="0"/>
                <w:bCs w:val="0"/>
                <w:color w:val="800080"/>
              </w:rPr>
            </w:pPr>
            <w:r>
              <w:rPr>
                <w:rFonts w:ascii="Arial" w:hAnsi="Arial" w:cs="Arial"/>
                <w:b w:val="0"/>
                <w:bCs w:val="0"/>
                <w:color w:val="800080"/>
              </w:rPr>
              <w:t>Lưu ý</w:t>
            </w:r>
          </w:p>
          <w:p w:rsidR="00FE3A8B" w:rsidRDefault="00FE3A8B" w:rsidP="00FE3A8B">
            <w:pPr>
              <w:pStyle w:val="NormalWeb"/>
              <w:shd w:val="clear" w:color="auto" w:fill="FFFFFF"/>
              <w:spacing w:before="0" w:beforeAutospacing="0" w:after="270" w:afterAutospacing="0"/>
              <w:rPr>
                <w:rFonts w:ascii="Segoe UI" w:hAnsi="Segoe UI" w:cs="Segoe UI"/>
                <w:color w:val="222C37"/>
              </w:rPr>
            </w:pPr>
            <w:r>
              <w:rPr>
                <w:rFonts w:ascii="Segoe UI" w:hAnsi="Segoe UI" w:cs="Segoe UI"/>
                <w:color w:val="222C37"/>
              </w:rPr>
              <w:t>Khi 1 đối tượng được khởi tạo chỉ có 1 </w:t>
            </w:r>
            <w:r>
              <w:rPr>
                <w:rStyle w:val="Strong"/>
                <w:rFonts w:ascii="Segoe UI" w:hAnsi="Segoe UI" w:cs="Segoe UI"/>
                <w:color w:val="222C37"/>
              </w:rPr>
              <w:t>constructor </w:t>
            </w:r>
            <w:r>
              <w:rPr>
                <w:rFonts w:ascii="Segoe UI" w:hAnsi="Segoe UI" w:cs="Segoe UI"/>
                <w:color w:val="222C37"/>
              </w:rPr>
              <w:t xml:space="preserve">phù </w:t>
            </w:r>
            <w:r>
              <w:rPr>
                <w:rFonts w:ascii="Segoe UI" w:hAnsi="Segoe UI" w:cs="Segoe UI"/>
                <w:color w:val="222C37"/>
              </w:rPr>
              <w:lastRenderedPageBreak/>
              <w:t>hợp nhất được gọi cho dù trong lớp có nhiều </w:t>
            </w:r>
            <w:r>
              <w:rPr>
                <w:rStyle w:val="Strong"/>
                <w:rFonts w:ascii="Segoe UI" w:hAnsi="Segoe UI" w:cs="Segoe UI"/>
                <w:color w:val="222C37"/>
              </w:rPr>
              <w:t>constructor</w:t>
            </w:r>
            <w:r>
              <w:rPr>
                <w:rFonts w:ascii="Segoe UI" w:hAnsi="Segoe UI" w:cs="Segoe UI"/>
                <w:color w:val="222C37"/>
              </w:rPr>
              <w:t>.</w:t>
            </w:r>
          </w:p>
          <w:p w:rsidR="00FE3A8B" w:rsidRDefault="00FE3A8B" w:rsidP="00FE3A8B">
            <w:pPr>
              <w:pStyle w:val="Heading3"/>
              <w:shd w:val="clear" w:color="auto" w:fill="FFFFFF"/>
              <w:spacing w:before="0" w:after="300"/>
              <w:outlineLvl w:val="2"/>
              <w:rPr>
                <w:rFonts w:ascii="Arial" w:hAnsi="Arial" w:cs="Arial"/>
                <w:b w:val="0"/>
                <w:bCs w:val="0"/>
                <w:color w:val="800080"/>
              </w:rPr>
            </w:pPr>
            <w:r>
              <w:rPr>
                <w:rFonts w:ascii="Arial" w:hAnsi="Arial" w:cs="Arial"/>
                <w:b w:val="0"/>
                <w:bCs w:val="0"/>
                <w:color w:val="800080"/>
              </w:rPr>
              <w:t>Phương thức huỷ bỏ</w:t>
            </w:r>
          </w:p>
          <w:p w:rsidR="00FE3A8B" w:rsidRDefault="00FE3A8B" w:rsidP="00FE3A8B">
            <w:pPr>
              <w:pStyle w:val="NormalWeb"/>
              <w:shd w:val="clear" w:color="auto" w:fill="FFFFFF"/>
              <w:spacing w:before="0" w:beforeAutospacing="0" w:after="270" w:afterAutospacing="0"/>
              <w:rPr>
                <w:rFonts w:ascii="Segoe UI" w:hAnsi="Segoe UI" w:cs="Segoe UI"/>
                <w:color w:val="222C37"/>
              </w:rPr>
            </w:pPr>
            <w:r>
              <w:rPr>
                <w:rStyle w:val="Strong"/>
                <w:rFonts w:ascii="Segoe UI" w:hAnsi="Segoe UI" w:cs="Segoe UI"/>
                <w:color w:val="FF6600"/>
              </w:rPr>
              <w:t>Phương thức huỷ bỏ</w:t>
            </w:r>
            <w:r>
              <w:rPr>
                <w:rFonts w:ascii="Segoe UI" w:hAnsi="Segoe UI" w:cs="Segoe UI"/>
                <w:color w:val="222C37"/>
              </w:rPr>
              <w:t> (destructor) là phương thức đặc biệt được gọi đến trước khi 1 đối tượng bị thu hồi.</w:t>
            </w:r>
          </w:p>
          <w:p w:rsidR="00FE3A8B" w:rsidRDefault="00FE3A8B" w:rsidP="00FE3A8B">
            <w:pPr>
              <w:pStyle w:val="Heading4"/>
              <w:shd w:val="clear" w:color="auto" w:fill="FFFFFF"/>
              <w:spacing w:before="0" w:after="300"/>
              <w:outlineLvl w:val="3"/>
              <w:rPr>
                <w:rFonts w:ascii="Arial" w:hAnsi="Arial" w:cs="Arial"/>
                <w:b w:val="0"/>
                <w:bCs w:val="0"/>
                <w:color w:val="800080"/>
              </w:rPr>
            </w:pPr>
            <w:r>
              <w:rPr>
                <w:rFonts w:ascii="Arial" w:hAnsi="Arial" w:cs="Arial"/>
                <w:b w:val="0"/>
                <w:bCs w:val="0"/>
                <w:color w:val="800080"/>
              </w:rPr>
              <w:t>Đặc điểm</w:t>
            </w:r>
          </w:p>
          <w:p w:rsidR="00FE3A8B" w:rsidRDefault="00FE3A8B" w:rsidP="00FE3A8B">
            <w:pPr>
              <w:numPr>
                <w:ilvl w:val="0"/>
                <w:numId w:val="8"/>
              </w:numPr>
              <w:shd w:val="clear" w:color="auto" w:fill="FFFFFF"/>
              <w:spacing w:before="100" w:beforeAutospacing="1" w:after="100" w:afterAutospacing="1"/>
              <w:rPr>
                <w:rFonts w:ascii="Segoe UI" w:hAnsi="Segoe UI" w:cs="Segoe UI"/>
                <w:color w:val="222C37"/>
              </w:rPr>
            </w:pPr>
            <w:r>
              <w:rPr>
                <w:rFonts w:ascii="Segoe UI" w:hAnsi="Segoe UI" w:cs="Segoe UI"/>
                <w:color w:val="222C37"/>
              </w:rPr>
              <w:t>Có tên trùng với tên lớp nhưng để phân biệt với constructor thì ta thêm dấu “</w:t>
            </w:r>
            <w:r>
              <w:rPr>
                <w:rStyle w:val="Strong"/>
                <w:rFonts w:ascii="Segoe UI" w:hAnsi="Segoe UI" w:cs="Segoe UI"/>
                <w:color w:val="222C37"/>
              </w:rPr>
              <w:t>~</w:t>
            </w:r>
            <w:r>
              <w:rPr>
                <w:rFonts w:ascii="Segoe UI" w:hAnsi="Segoe UI" w:cs="Segoe UI"/>
                <w:color w:val="222C37"/>
              </w:rPr>
              <w:t>” vào trước tên lớp.</w:t>
            </w:r>
          </w:p>
          <w:p w:rsidR="00FE3A8B" w:rsidRDefault="00FE3A8B" w:rsidP="00FE3A8B">
            <w:pPr>
              <w:numPr>
                <w:ilvl w:val="0"/>
                <w:numId w:val="8"/>
              </w:numPr>
              <w:shd w:val="clear" w:color="auto" w:fill="FFFFFF"/>
              <w:spacing w:before="100" w:beforeAutospacing="1" w:after="100" w:afterAutospacing="1"/>
              <w:rPr>
                <w:rFonts w:ascii="Segoe UI" w:hAnsi="Segoe UI" w:cs="Segoe UI"/>
                <w:color w:val="222C37"/>
              </w:rPr>
            </w:pPr>
            <w:r>
              <w:rPr>
                <w:rFonts w:ascii="Segoe UI" w:hAnsi="Segoe UI" w:cs="Segoe UI"/>
                <w:color w:val="222C37"/>
              </w:rPr>
              <w:t>Không có kiểu trả về.</w:t>
            </w:r>
          </w:p>
          <w:p w:rsidR="00FE3A8B" w:rsidRDefault="00FE3A8B" w:rsidP="00FE3A8B">
            <w:pPr>
              <w:numPr>
                <w:ilvl w:val="0"/>
                <w:numId w:val="8"/>
              </w:numPr>
              <w:shd w:val="clear" w:color="auto" w:fill="FFFFFF"/>
              <w:spacing w:before="100" w:beforeAutospacing="1" w:after="100" w:afterAutospacing="1"/>
              <w:rPr>
                <w:rFonts w:ascii="Segoe UI" w:hAnsi="Segoe UI" w:cs="Segoe UI"/>
                <w:color w:val="222C37"/>
              </w:rPr>
            </w:pPr>
            <w:r>
              <w:rPr>
                <w:rFonts w:ascii="Segoe UI" w:hAnsi="Segoe UI" w:cs="Segoe UI"/>
                <w:color w:val="222C37"/>
              </w:rPr>
              <w:t>Được tự động gọi khi 1 đối tượng thuộc lớp kết thúc “vòng đời” của nó thông qua bộ thu dọn rác tự động GC (Garbage Collection).</w:t>
            </w:r>
          </w:p>
          <w:p w:rsidR="00FE3A8B" w:rsidRDefault="00FE3A8B" w:rsidP="00FE3A8B">
            <w:pPr>
              <w:numPr>
                <w:ilvl w:val="0"/>
                <w:numId w:val="8"/>
              </w:numPr>
              <w:shd w:val="clear" w:color="auto" w:fill="FFFFFF"/>
              <w:spacing w:before="100" w:beforeAutospacing="1" w:after="100" w:afterAutospacing="1"/>
              <w:rPr>
                <w:rFonts w:ascii="Segoe UI" w:hAnsi="Segoe UI" w:cs="Segoe UI"/>
                <w:color w:val="222C37"/>
              </w:rPr>
            </w:pPr>
            <w:r>
              <w:rPr>
                <w:rFonts w:ascii="Segoe UI" w:hAnsi="Segoe UI" w:cs="Segoe UI"/>
                <w:color w:val="222C37"/>
              </w:rPr>
              <w:t>Nếu bạn không khai báo destructor thì C# sẽ tự động tạo ra 1 destructor mặc định và không có nội dung gì.</w:t>
            </w:r>
          </w:p>
          <w:p w:rsidR="00FE3A8B" w:rsidRDefault="00FE3A8B" w:rsidP="00FE3A8B">
            <w:pPr>
              <w:numPr>
                <w:ilvl w:val="0"/>
                <w:numId w:val="8"/>
              </w:numPr>
              <w:shd w:val="clear" w:color="auto" w:fill="FFFFFF"/>
              <w:spacing w:before="100" w:beforeAutospacing="1" w:after="100" w:afterAutospacing="1"/>
              <w:rPr>
                <w:rFonts w:ascii="Segoe UI" w:hAnsi="Segoe UI" w:cs="Segoe UI"/>
                <w:color w:val="222C37"/>
              </w:rPr>
            </w:pPr>
            <w:r>
              <w:rPr>
                <w:rFonts w:ascii="Segoe UI" w:hAnsi="Segoe UI" w:cs="Segoe UI"/>
                <w:color w:val="222C37"/>
              </w:rPr>
              <w:t>Chỉ có 1 destructor duy nhất trong 1 lớp.</w:t>
            </w:r>
          </w:p>
          <w:p w:rsidR="00FE3A8B" w:rsidRDefault="00FE3A8B" w:rsidP="00FE3A8B">
            <w:pPr>
              <w:pStyle w:val="NormalWeb"/>
              <w:shd w:val="clear" w:color="auto" w:fill="FFFFFF"/>
              <w:spacing w:before="0" w:beforeAutospacing="0" w:after="270" w:afterAutospacing="0"/>
              <w:rPr>
                <w:rFonts w:ascii="Segoe UI" w:hAnsi="Segoe UI" w:cs="Segoe UI"/>
                <w:color w:val="222C37"/>
              </w:rPr>
            </w:pPr>
            <w:r>
              <w:rPr>
                <w:rFonts w:ascii="Segoe UI" w:hAnsi="Segoe UI" w:cs="Segoe UI"/>
                <w:color w:val="222C37"/>
              </w:rPr>
              <w:t>Vì bộ GC của C# có cơ chế tự động phát hiện đối tượng không còn được sử dụng nữa và thực hiện thu hồi vùng nhớ của nó nên bạn không cần phải viết tường minh việc huỷ vùng nhớ của nó. Việc bạn có thể làm viết những thứ bạn muốn làm khi đối tượng bị huỷ vào đây thôi!</w:t>
            </w:r>
          </w:p>
          <w:p w:rsidR="00FE3A8B" w:rsidRDefault="00FE3A8B" w:rsidP="00D14D55">
            <w:pPr>
              <w:rPr>
                <w:rFonts w:ascii="Consolas" w:eastAsia="Times New Roman" w:hAnsi="Consolas" w:cs="Times New Roman"/>
                <w:color w:val="800080"/>
                <w:sz w:val="21"/>
                <w:szCs w:val="21"/>
                <w:shd w:val="clear" w:color="auto" w:fill="F0F0F0"/>
              </w:rPr>
            </w:pPr>
            <w:r>
              <w:rPr>
                <w:noProof/>
              </w:rPr>
              <w:lastRenderedPageBreak/>
              <w:drawing>
                <wp:inline distT="0" distB="0" distL="0" distR="0" wp14:anchorId="71BA5D3F" wp14:editId="15981E38">
                  <wp:extent cx="4133850" cy="3476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36115" cy="3478530"/>
                          </a:xfrm>
                          <a:prstGeom prst="rect">
                            <a:avLst/>
                          </a:prstGeom>
                        </pic:spPr>
                      </pic:pic>
                    </a:graphicData>
                  </a:graphic>
                </wp:inline>
              </w:drawing>
            </w:r>
          </w:p>
          <w:p w:rsidR="00D14D55" w:rsidRPr="001F6BA3" w:rsidRDefault="00D14D55" w:rsidP="00DB5ADF">
            <w:pPr>
              <w:rPr>
                <w:rFonts w:ascii="Times New Roman" w:hAnsi="Times New Roman" w:cs="Times New Roman"/>
                <w:noProof/>
                <w:sz w:val="28"/>
                <w:szCs w:val="28"/>
              </w:rPr>
            </w:pPr>
          </w:p>
        </w:tc>
      </w:tr>
      <w:tr w:rsidR="001F6BA3" w:rsidRPr="001F6BA3" w:rsidTr="00B75171">
        <w:trPr>
          <w:trHeight w:val="157"/>
        </w:trPr>
        <w:tc>
          <w:tcPr>
            <w:tcW w:w="2160" w:type="dxa"/>
          </w:tcPr>
          <w:p w:rsidR="001F6BA3" w:rsidRPr="001F6BA3" w:rsidRDefault="00FE3A8B" w:rsidP="00DB5ADF">
            <w:pPr>
              <w:rPr>
                <w:rFonts w:ascii="Times New Roman" w:hAnsi="Times New Roman" w:cs="Times New Roman"/>
                <w:b/>
                <w:sz w:val="28"/>
                <w:szCs w:val="28"/>
              </w:rPr>
            </w:pPr>
            <w:r>
              <w:rPr>
                <w:rFonts w:ascii="Times New Roman" w:hAnsi="Times New Roman" w:cs="Times New Roman"/>
                <w:b/>
                <w:sz w:val="28"/>
                <w:szCs w:val="28"/>
              </w:rPr>
              <w:lastRenderedPageBreak/>
              <w:t>Các phạm vi truy cập</w:t>
            </w:r>
          </w:p>
        </w:tc>
        <w:tc>
          <w:tcPr>
            <w:tcW w:w="3240" w:type="dxa"/>
            <w:gridSpan w:val="2"/>
          </w:tcPr>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r>
              <w:rPr>
                <w:rFonts w:ascii="Arial" w:hAnsi="Arial" w:cs="Arial"/>
                <w:b w:val="0"/>
                <w:bCs w:val="0"/>
                <w:color w:val="800080"/>
              </w:rPr>
              <w:t>Các loại phạm vi truy cập và ý nghĩa</w:t>
            </w:r>
          </w:p>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p>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p>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p>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p>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p>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p>
          <w:p w:rsidR="001F6BA3" w:rsidRDefault="001F6BA3" w:rsidP="00DB5ADF">
            <w:pPr>
              <w:rPr>
                <w:rFonts w:ascii="Times New Roman" w:hAnsi="Times New Roman" w:cs="Times New Roman"/>
                <w:sz w:val="28"/>
                <w:szCs w:val="28"/>
              </w:rPr>
            </w:pPr>
          </w:p>
          <w:p w:rsidR="00FE3A8B" w:rsidRDefault="00FE3A8B" w:rsidP="00DB5ADF">
            <w:pPr>
              <w:rPr>
                <w:rFonts w:ascii="Times New Roman" w:hAnsi="Times New Roman" w:cs="Times New Roman"/>
                <w:sz w:val="28"/>
                <w:szCs w:val="28"/>
              </w:rPr>
            </w:pPr>
          </w:p>
          <w:p w:rsidR="00FA54BB" w:rsidRDefault="00FA54BB" w:rsidP="00DB5ADF">
            <w:pPr>
              <w:rPr>
                <w:rFonts w:ascii="Times New Roman" w:hAnsi="Times New Roman" w:cs="Times New Roman"/>
                <w:sz w:val="28"/>
                <w:szCs w:val="28"/>
              </w:rPr>
            </w:pPr>
          </w:p>
          <w:p w:rsidR="00FA54BB" w:rsidRDefault="00FA54BB" w:rsidP="00DB5ADF">
            <w:pPr>
              <w:rPr>
                <w:rFonts w:ascii="Times New Roman" w:hAnsi="Times New Roman" w:cs="Times New Roman"/>
                <w:sz w:val="28"/>
                <w:szCs w:val="28"/>
              </w:rPr>
            </w:pPr>
          </w:p>
          <w:p w:rsidR="00FA54BB" w:rsidRDefault="00FA54BB" w:rsidP="00DB5ADF">
            <w:pPr>
              <w:rPr>
                <w:rFonts w:ascii="Times New Roman" w:hAnsi="Times New Roman" w:cs="Times New Roman"/>
                <w:sz w:val="28"/>
                <w:szCs w:val="28"/>
              </w:rPr>
            </w:pPr>
          </w:p>
          <w:p w:rsidR="00FA54BB" w:rsidRDefault="00FA54BB" w:rsidP="00DB5ADF">
            <w:pPr>
              <w:rPr>
                <w:rFonts w:ascii="Times New Roman" w:hAnsi="Times New Roman" w:cs="Times New Roman"/>
                <w:sz w:val="28"/>
                <w:szCs w:val="28"/>
              </w:rPr>
            </w:pPr>
          </w:p>
          <w:p w:rsidR="00FA54BB" w:rsidRDefault="00FA54BB" w:rsidP="00DB5ADF">
            <w:pPr>
              <w:rPr>
                <w:rFonts w:ascii="Times New Roman" w:hAnsi="Times New Roman" w:cs="Times New Roman"/>
                <w:sz w:val="28"/>
                <w:szCs w:val="28"/>
              </w:rPr>
            </w:pPr>
          </w:p>
          <w:p w:rsidR="00FA54BB" w:rsidRDefault="00FA54BB" w:rsidP="00DB5ADF">
            <w:pPr>
              <w:rPr>
                <w:rFonts w:ascii="Times New Roman" w:hAnsi="Times New Roman" w:cs="Times New Roman"/>
                <w:sz w:val="28"/>
                <w:szCs w:val="28"/>
              </w:rPr>
            </w:pPr>
          </w:p>
          <w:p w:rsidR="00FA54BB" w:rsidRDefault="00FA54BB" w:rsidP="00DB5ADF">
            <w:pPr>
              <w:rPr>
                <w:rFonts w:ascii="Times New Roman" w:hAnsi="Times New Roman" w:cs="Times New Roman"/>
                <w:sz w:val="28"/>
                <w:szCs w:val="28"/>
              </w:rPr>
            </w:pPr>
          </w:p>
          <w:p w:rsidR="00FA54BB" w:rsidRDefault="00FA54BB" w:rsidP="00DB5ADF">
            <w:pPr>
              <w:rPr>
                <w:rFonts w:ascii="Times New Roman" w:hAnsi="Times New Roman" w:cs="Times New Roman"/>
                <w:sz w:val="28"/>
                <w:szCs w:val="28"/>
              </w:rPr>
            </w:pPr>
          </w:p>
          <w:p w:rsidR="00FA54BB" w:rsidRDefault="00FA54BB" w:rsidP="00DB5ADF">
            <w:pPr>
              <w:rPr>
                <w:rFonts w:ascii="Times New Roman" w:hAnsi="Times New Roman" w:cs="Times New Roman"/>
                <w:sz w:val="28"/>
                <w:szCs w:val="28"/>
              </w:rPr>
            </w:pPr>
          </w:p>
          <w:p w:rsidR="00FA54BB" w:rsidRDefault="00FA54BB" w:rsidP="00DB5ADF">
            <w:pPr>
              <w:rPr>
                <w:rFonts w:ascii="Times New Roman" w:hAnsi="Times New Roman" w:cs="Times New Roman"/>
                <w:sz w:val="28"/>
                <w:szCs w:val="28"/>
              </w:rPr>
            </w:pPr>
          </w:p>
          <w:p w:rsidR="00FA54BB" w:rsidRDefault="00FA54BB" w:rsidP="00DB5ADF">
            <w:pPr>
              <w:rPr>
                <w:rFonts w:ascii="Times New Roman" w:hAnsi="Times New Roman" w:cs="Times New Roman"/>
                <w:sz w:val="28"/>
                <w:szCs w:val="28"/>
              </w:rPr>
            </w:pPr>
          </w:p>
          <w:p w:rsidR="00FA54BB" w:rsidRDefault="00FA54BB" w:rsidP="00DB5ADF">
            <w:pPr>
              <w:rPr>
                <w:rFonts w:ascii="Times New Roman" w:hAnsi="Times New Roman" w:cs="Times New Roman"/>
                <w:sz w:val="28"/>
                <w:szCs w:val="28"/>
              </w:rPr>
            </w:pPr>
          </w:p>
          <w:p w:rsidR="00FA54BB" w:rsidRDefault="00FA54BB" w:rsidP="00DB5ADF">
            <w:pPr>
              <w:rPr>
                <w:rFonts w:ascii="Times New Roman" w:hAnsi="Times New Roman" w:cs="Times New Roman"/>
                <w:sz w:val="28"/>
                <w:szCs w:val="28"/>
              </w:rPr>
            </w:pPr>
          </w:p>
          <w:p w:rsidR="00FA54BB" w:rsidRDefault="00FA54BB" w:rsidP="00DB5ADF">
            <w:pPr>
              <w:rPr>
                <w:rFonts w:ascii="Times New Roman" w:hAnsi="Times New Roman" w:cs="Times New Roman"/>
                <w:sz w:val="28"/>
                <w:szCs w:val="28"/>
              </w:rPr>
            </w:pPr>
          </w:p>
          <w:p w:rsidR="00FA54BB" w:rsidRDefault="00FA54BB" w:rsidP="00DB5ADF">
            <w:pPr>
              <w:rPr>
                <w:rFonts w:ascii="Times New Roman" w:hAnsi="Times New Roman" w:cs="Times New Roman"/>
                <w:sz w:val="28"/>
                <w:szCs w:val="28"/>
              </w:rPr>
            </w:pPr>
          </w:p>
          <w:p w:rsidR="00FA54BB" w:rsidRDefault="00FA54BB" w:rsidP="00DB5ADF">
            <w:pPr>
              <w:rPr>
                <w:rFonts w:ascii="Times New Roman" w:hAnsi="Times New Roman" w:cs="Times New Roman"/>
                <w:sz w:val="28"/>
                <w:szCs w:val="28"/>
              </w:rPr>
            </w:pPr>
          </w:p>
          <w:p w:rsidR="00FA54BB" w:rsidRDefault="00FA54BB" w:rsidP="00DB5ADF">
            <w:pPr>
              <w:rPr>
                <w:rFonts w:ascii="Times New Roman" w:hAnsi="Times New Roman" w:cs="Times New Roman"/>
                <w:sz w:val="28"/>
                <w:szCs w:val="28"/>
              </w:rPr>
            </w:pPr>
          </w:p>
          <w:p w:rsidR="00FA54BB" w:rsidRDefault="00FA54BB" w:rsidP="00DB5ADF">
            <w:pPr>
              <w:rPr>
                <w:rFonts w:ascii="Times New Roman" w:hAnsi="Times New Roman" w:cs="Times New Roman"/>
                <w:sz w:val="28"/>
                <w:szCs w:val="28"/>
              </w:rPr>
            </w:pPr>
          </w:p>
          <w:p w:rsidR="00FA54BB" w:rsidRDefault="00FA54BB" w:rsidP="00DB5ADF">
            <w:pPr>
              <w:rPr>
                <w:rFonts w:ascii="Times New Roman" w:hAnsi="Times New Roman" w:cs="Times New Roman"/>
                <w:sz w:val="28"/>
                <w:szCs w:val="28"/>
              </w:rPr>
            </w:pPr>
          </w:p>
          <w:p w:rsidR="00FA54BB" w:rsidRDefault="00FA54BB" w:rsidP="00DB5ADF">
            <w:pPr>
              <w:rPr>
                <w:rFonts w:ascii="Times New Roman" w:hAnsi="Times New Roman" w:cs="Times New Roman"/>
                <w:sz w:val="28"/>
                <w:szCs w:val="28"/>
              </w:rPr>
            </w:pPr>
          </w:p>
          <w:p w:rsidR="00FA54BB" w:rsidRDefault="00FA54BB" w:rsidP="00DB5ADF">
            <w:pPr>
              <w:rPr>
                <w:rFonts w:ascii="Times New Roman" w:hAnsi="Times New Roman" w:cs="Times New Roman"/>
                <w:sz w:val="28"/>
                <w:szCs w:val="28"/>
              </w:rPr>
            </w:pPr>
          </w:p>
          <w:p w:rsidR="00FA54BB" w:rsidRDefault="00FA54BB" w:rsidP="00DB5ADF">
            <w:pPr>
              <w:rPr>
                <w:rFonts w:ascii="Times New Roman" w:hAnsi="Times New Roman" w:cs="Times New Roman"/>
                <w:sz w:val="28"/>
                <w:szCs w:val="28"/>
              </w:rPr>
            </w:pPr>
          </w:p>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r>
              <w:rPr>
                <w:rFonts w:ascii="Arial" w:hAnsi="Arial" w:cs="Arial"/>
                <w:b w:val="0"/>
                <w:bCs w:val="0"/>
                <w:color w:val="800080"/>
              </w:rPr>
              <w:t>Phương thức truy vấn, phương thức cập nhật</w:t>
            </w:r>
          </w:p>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p>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p>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p>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p>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p>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p>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p>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p>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p>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p>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p>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p>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p>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p>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r>
              <w:rPr>
                <w:rFonts w:ascii="Arial" w:hAnsi="Arial" w:cs="Arial"/>
                <w:b w:val="0"/>
                <w:bCs w:val="0"/>
                <w:color w:val="800080"/>
              </w:rPr>
              <w:t>Từ khoá get và set</w:t>
            </w:r>
          </w:p>
          <w:p w:rsidR="00FA54BB" w:rsidRDefault="00FA54BB" w:rsidP="00FA54BB">
            <w:pPr>
              <w:pStyle w:val="Heading2"/>
              <w:shd w:val="clear" w:color="auto" w:fill="FFFFFF"/>
              <w:spacing w:before="0" w:beforeAutospacing="0" w:after="300" w:afterAutospacing="0"/>
              <w:outlineLvl w:val="1"/>
              <w:rPr>
                <w:rFonts w:ascii="Arial" w:hAnsi="Arial" w:cs="Arial"/>
                <w:b w:val="0"/>
                <w:bCs w:val="0"/>
                <w:color w:val="800080"/>
              </w:rPr>
            </w:pPr>
          </w:p>
          <w:p w:rsidR="00FA54BB" w:rsidRDefault="002161EA" w:rsidP="00DB5ADF">
            <w:pPr>
              <w:rPr>
                <w:rFonts w:ascii="Times New Roman" w:hAnsi="Times New Roman" w:cs="Times New Roman"/>
                <w:sz w:val="28"/>
                <w:szCs w:val="28"/>
              </w:rPr>
            </w:pPr>
            <w:r>
              <w:rPr>
                <w:rFonts w:ascii="Times New Roman" w:hAnsi="Times New Roman" w:cs="Times New Roman"/>
                <w:sz w:val="28"/>
                <w:szCs w:val="28"/>
              </w:rPr>
              <w:t>(get là trả ra (return))</w:t>
            </w:r>
          </w:p>
          <w:p w:rsidR="002161EA" w:rsidRPr="001F6BA3" w:rsidRDefault="002161EA" w:rsidP="00DB5ADF">
            <w:pPr>
              <w:rPr>
                <w:rFonts w:ascii="Times New Roman" w:hAnsi="Times New Roman" w:cs="Times New Roman"/>
                <w:sz w:val="28"/>
                <w:szCs w:val="28"/>
              </w:rPr>
            </w:pPr>
            <w:r>
              <w:rPr>
                <w:rFonts w:ascii="Times New Roman" w:hAnsi="Times New Roman" w:cs="Times New Roman"/>
                <w:sz w:val="28"/>
                <w:szCs w:val="28"/>
              </w:rPr>
              <w:t>(set là lấy vào và sử lý)</w:t>
            </w:r>
          </w:p>
        </w:tc>
        <w:tc>
          <w:tcPr>
            <w:tcW w:w="6300" w:type="dxa"/>
          </w:tcPr>
          <w:p w:rsidR="001F6BA3" w:rsidRDefault="00FA54BB" w:rsidP="00DB5ADF">
            <w:pPr>
              <w:rPr>
                <w:rFonts w:ascii="Times New Roman" w:hAnsi="Times New Roman" w:cs="Times New Roman"/>
                <w:noProof/>
                <w:sz w:val="28"/>
                <w:szCs w:val="28"/>
              </w:rPr>
            </w:pPr>
            <w:r>
              <w:rPr>
                <w:noProof/>
              </w:rPr>
              <w:lastRenderedPageBreak/>
              <w:drawing>
                <wp:inline distT="0" distB="0" distL="0" distR="0" wp14:anchorId="79B1B41C" wp14:editId="31579F11">
                  <wp:extent cx="4057650" cy="3397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57650" cy="3397250"/>
                          </a:xfrm>
                          <a:prstGeom prst="rect">
                            <a:avLst/>
                          </a:prstGeom>
                        </pic:spPr>
                      </pic:pic>
                    </a:graphicData>
                  </a:graphic>
                </wp:inline>
              </w:drawing>
            </w:r>
          </w:p>
          <w:p w:rsidR="00FA54BB" w:rsidRPr="00FA54BB" w:rsidRDefault="00FA54BB" w:rsidP="00FA54BB">
            <w:pPr>
              <w:shd w:val="clear" w:color="auto" w:fill="FFFFFF"/>
              <w:spacing w:after="270"/>
              <w:rPr>
                <w:rFonts w:ascii="Segoe UI" w:eastAsia="Times New Roman" w:hAnsi="Segoe UI" w:cs="Segoe UI"/>
                <w:color w:val="222C37"/>
                <w:sz w:val="24"/>
                <w:szCs w:val="24"/>
              </w:rPr>
            </w:pPr>
            <w:r w:rsidRPr="00FA54BB">
              <w:rPr>
                <w:rFonts w:ascii="Segoe UI" w:eastAsia="Times New Roman" w:hAnsi="Segoe UI" w:cs="Segoe UI"/>
                <w:b/>
                <w:bCs/>
                <w:color w:val="008000"/>
                <w:sz w:val="24"/>
                <w:szCs w:val="24"/>
              </w:rPr>
              <w:t>Lưu ý:</w:t>
            </w:r>
          </w:p>
          <w:p w:rsidR="00FA54BB" w:rsidRPr="00FA54BB" w:rsidRDefault="00FA54BB" w:rsidP="00FA54BB">
            <w:pPr>
              <w:numPr>
                <w:ilvl w:val="0"/>
                <w:numId w:val="14"/>
              </w:numPr>
              <w:shd w:val="clear" w:color="auto" w:fill="FFFFCC"/>
              <w:spacing w:before="100" w:beforeAutospacing="1" w:after="100" w:afterAutospacing="1"/>
              <w:rPr>
                <w:rFonts w:ascii="Segoe UI" w:eastAsia="Times New Roman" w:hAnsi="Segoe UI" w:cs="Segoe UI"/>
                <w:color w:val="222C37"/>
                <w:sz w:val="24"/>
                <w:szCs w:val="24"/>
              </w:rPr>
            </w:pPr>
            <w:r w:rsidRPr="00FA54BB">
              <w:rPr>
                <w:rFonts w:ascii="Segoe UI" w:eastAsia="Times New Roman" w:hAnsi="Segoe UI" w:cs="Segoe UI"/>
                <w:color w:val="222C37"/>
                <w:sz w:val="24"/>
                <w:szCs w:val="24"/>
              </w:rPr>
              <w:t>Nếu khai báo lớp mà không chỉ ra phạm vi cụ thể thì phạm vi mặc định là </w:t>
            </w:r>
            <w:r w:rsidRPr="00FA54BB">
              <w:rPr>
                <w:rFonts w:ascii="Segoe UI" w:eastAsia="Times New Roman" w:hAnsi="Segoe UI" w:cs="Segoe UI"/>
                <w:color w:val="0000FF"/>
                <w:sz w:val="24"/>
                <w:szCs w:val="24"/>
              </w:rPr>
              <w:t>internal</w:t>
            </w:r>
            <w:r w:rsidRPr="00FA54BB">
              <w:rPr>
                <w:rFonts w:ascii="Segoe UI" w:eastAsia="Times New Roman" w:hAnsi="Segoe UI" w:cs="Segoe UI"/>
                <w:color w:val="222C37"/>
                <w:sz w:val="24"/>
                <w:szCs w:val="24"/>
              </w:rPr>
              <w:t>.</w:t>
            </w:r>
          </w:p>
          <w:p w:rsidR="00FA54BB" w:rsidRPr="00FA54BB" w:rsidRDefault="00FA54BB" w:rsidP="00FA54BB">
            <w:pPr>
              <w:numPr>
                <w:ilvl w:val="0"/>
                <w:numId w:val="14"/>
              </w:numPr>
              <w:shd w:val="clear" w:color="auto" w:fill="FFFFCC"/>
              <w:spacing w:before="100" w:beforeAutospacing="1" w:after="100" w:afterAutospacing="1"/>
              <w:rPr>
                <w:rFonts w:ascii="Segoe UI" w:eastAsia="Times New Roman" w:hAnsi="Segoe UI" w:cs="Segoe UI"/>
                <w:color w:val="222C37"/>
                <w:sz w:val="24"/>
                <w:szCs w:val="24"/>
              </w:rPr>
            </w:pPr>
            <w:r w:rsidRPr="00FA54BB">
              <w:rPr>
                <w:rFonts w:ascii="Segoe UI" w:eastAsia="Times New Roman" w:hAnsi="Segoe UI" w:cs="Segoe UI"/>
                <w:color w:val="222C37"/>
                <w:sz w:val="24"/>
                <w:szCs w:val="24"/>
              </w:rPr>
              <w:t xml:space="preserve">Nếu khai báo thành phần bên trong lớp mà không </w:t>
            </w:r>
            <w:r w:rsidRPr="00FA54BB">
              <w:rPr>
                <w:rFonts w:ascii="Segoe UI" w:eastAsia="Times New Roman" w:hAnsi="Segoe UI" w:cs="Segoe UI"/>
                <w:color w:val="222C37"/>
                <w:sz w:val="24"/>
                <w:szCs w:val="24"/>
              </w:rPr>
              <w:lastRenderedPageBreak/>
              <w:t>chỉ ra phạm vi cụ thể thì phạm vị mặc định là </w:t>
            </w:r>
            <w:r w:rsidRPr="00FA54BB">
              <w:rPr>
                <w:rFonts w:ascii="Segoe UI" w:eastAsia="Times New Roman" w:hAnsi="Segoe UI" w:cs="Segoe UI"/>
                <w:color w:val="0000FF"/>
                <w:sz w:val="24"/>
                <w:szCs w:val="24"/>
              </w:rPr>
              <w:t>private</w:t>
            </w:r>
            <w:r w:rsidRPr="00FA54BB">
              <w:rPr>
                <w:rFonts w:ascii="Segoe UI" w:eastAsia="Times New Roman" w:hAnsi="Segoe UI" w:cs="Segoe UI"/>
                <w:color w:val="222C37"/>
                <w:sz w:val="24"/>
                <w:szCs w:val="24"/>
              </w:rPr>
              <w:t>.</w:t>
            </w:r>
          </w:p>
          <w:p w:rsidR="00FA54BB" w:rsidRPr="00FA54BB" w:rsidRDefault="00FA54BB" w:rsidP="00FA54BB">
            <w:pPr>
              <w:shd w:val="clear" w:color="auto" w:fill="FFFFCC"/>
              <w:spacing w:before="100" w:beforeAutospacing="1" w:after="100" w:afterAutospacing="1"/>
              <w:ind w:left="720"/>
              <w:rPr>
                <w:rFonts w:ascii="Segoe UI" w:eastAsia="Times New Roman" w:hAnsi="Segoe UI" w:cs="Segoe UI"/>
                <w:color w:val="222C37"/>
                <w:sz w:val="24"/>
                <w:szCs w:val="24"/>
              </w:rPr>
            </w:pPr>
            <w:r w:rsidRPr="00FA54BB">
              <w:rPr>
                <w:rFonts w:ascii="Arial" w:hAnsi="Arial" w:cs="Arial"/>
                <w:color w:val="800080"/>
              </w:rPr>
              <w:t>Trong tính đóng gói có 2 ý chính:</w:t>
            </w:r>
          </w:p>
          <w:p w:rsidR="00FA54BB" w:rsidRDefault="00FA54BB" w:rsidP="00FA54BB">
            <w:pPr>
              <w:numPr>
                <w:ilvl w:val="0"/>
                <w:numId w:val="14"/>
              </w:numPr>
              <w:shd w:val="clear" w:color="auto" w:fill="FFFFFF"/>
              <w:spacing w:before="100" w:beforeAutospacing="1" w:after="100" w:afterAutospacing="1"/>
              <w:rPr>
                <w:rFonts w:ascii="Segoe UI" w:hAnsi="Segoe UI" w:cs="Segoe UI"/>
                <w:color w:val="222C37"/>
              </w:rPr>
            </w:pPr>
            <w:r>
              <w:rPr>
                <w:rFonts w:ascii="Segoe UI" w:hAnsi="Segoe UI" w:cs="Segoe UI"/>
                <w:color w:val="222C37"/>
              </w:rPr>
              <w:t>Các dữ liệu và phương thức có liên quan với nhau được đóng gói thành các lớp để tiện cho việc quản lý và sử dụng. Điều này được thể hiện qua cách ta xây dựng 1 </w:t>
            </w:r>
            <w:r>
              <w:rPr>
                <w:rFonts w:ascii="Segoe UI" w:hAnsi="Segoe UI" w:cs="Segoe UI"/>
                <w:color w:val="0000FF"/>
              </w:rPr>
              <w:t>class</w:t>
            </w:r>
            <w:r>
              <w:rPr>
                <w:rFonts w:ascii="Segoe UI" w:hAnsi="Segoe UI" w:cs="Segoe UI"/>
                <w:color w:val="222C37"/>
              </w:rPr>
              <w:t>.</w:t>
            </w:r>
          </w:p>
          <w:p w:rsidR="00FA54BB" w:rsidRDefault="00FA54BB" w:rsidP="00FA54BB">
            <w:pPr>
              <w:numPr>
                <w:ilvl w:val="0"/>
                <w:numId w:val="14"/>
              </w:numPr>
              <w:shd w:val="clear" w:color="auto" w:fill="FFFFFF"/>
              <w:spacing w:before="100" w:beforeAutospacing="1" w:after="100" w:afterAutospacing="1"/>
              <w:rPr>
                <w:rFonts w:ascii="Segoe UI" w:hAnsi="Segoe UI" w:cs="Segoe UI"/>
                <w:color w:val="222C37"/>
              </w:rPr>
            </w:pPr>
            <w:r>
              <w:rPr>
                <w:rFonts w:ascii="Segoe UI" w:hAnsi="Segoe UI" w:cs="Segoe UI"/>
                <w:color w:val="222C37"/>
              </w:rPr>
              <w:t>Đóng gói còn để che giấu một số thông tin và chi tiết cài đặt nội bộ để bên ngoài không thể nhìn thấy. Điều này được thể hiện qua các phạm vi truy cập đã trình bày ở trên. Cụ thể:</w:t>
            </w:r>
          </w:p>
          <w:p w:rsidR="00FA54BB" w:rsidRDefault="00FA54BB" w:rsidP="00FA54BB">
            <w:pPr>
              <w:numPr>
                <w:ilvl w:val="1"/>
                <w:numId w:val="14"/>
              </w:numPr>
              <w:shd w:val="clear" w:color="auto" w:fill="FFFFFF"/>
              <w:spacing w:before="100" w:beforeAutospacing="1" w:after="100" w:afterAutospacing="1"/>
              <w:rPr>
                <w:rFonts w:ascii="Segoe UI" w:hAnsi="Segoe UI" w:cs="Segoe UI"/>
                <w:color w:val="222C37"/>
              </w:rPr>
            </w:pPr>
            <w:r>
              <w:rPr>
                <w:rFonts w:ascii="Segoe UI" w:hAnsi="Segoe UI" w:cs="Segoe UI"/>
                <w:color w:val="222C37"/>
              </w:rPr>
              <w:t> </w:t>
            </w:r>
            <w:r>
              <w:rPr>
                <w:rStyle w:val="Strong"/>
                <w:rFonts w:ascii="Segoe UI" w:hAnsi="Segoe UI" w:cs="Segoe UI"/>
                <w:color w:val="222C37"/>
              </w:rPr>
              <w:t>Các thuộc tính</w:t>
            </w:r>
            <w:r>
              <w:rPr>
                <w:rFonts w:ascii="Segoe UI" w:hAnsi="Segoe UI" w:cs="Segoe UI"/>
                <w:color w:val="222C37"/>
              </w:rPr>
              <w:t> thường sẽ có phạm vi là </w:t>
            </w:r>
            <w:r>
              <w:rPr>
                <w:rFonts w:ascii="Segoe UI" w:hAnsi="Segoe UI" w:cs="Segoe UI"/>
                <w:color w:val="0000FF"/>
              </w:rPr>
              <w:t>private</w:t>
            </w:r>
            <w:r>
              <w:rPr>
                <w:rFonts w:ascii="Segoe UI" w:hAnsi="Segoe UI" w:cs="Segoe UI"/>
                <w:color w:val="222C37"/>
              </w:rPr>
              <w:t>. Vì đây chính là các thông tin nội bộ của lớp không thể để truy cập 1 cách tuỳ tiện được (che giấu thông tin).</w:t>
            </w:r>
          </w:p>
          <w:p w:rsidR="00FA54BB" w:rsidRDefault="00FA54BB" w:rsidP="00FA54BB">
            <w:pPr>
              <w:numPr>
                <w:ilvl w:val="1"/>
                <w:numId w:val="14"/>
              </w:numPr>
              <w:shd w:val="clear" w:color="auto" w:fill="FFFFFF"/>
              <w:spacing w:before="100" w:beforeAutospacing="1" w:after="100" w:afterAutospacing="1"/>
              <w:rPr>
                <w:rFonts w:ascii="Segoe UI" w:hAnsi="Segoe UI" w:cs="Segoe UI"/>
                <w:color w:val="222C37"/>
              </w:rPr>
            </w:pPr>
            <w:r>
              <w:rPr>
                <w:rFonts w:ascii="Segoe UI" w:hAnsi="Segoe UI" w:cs="Segoe UI"/>
                <w:color w:val="222C37"/>
              </w:rPr>
              <w:t> </w:t>
            </w:r>
            <w:r>
              <w:rPr>
                <w:rStyle w:val="Strong"/>
                <w:rFonts w:ascii="Segoe UI" w:hAnsi="Segoe UI" w:cs="Segoe UI"/>
                <w:color w:val="222C37"/>
              </w:rPr>
              <w:t>Các phương thức</w:t>
            </w:r>
            <w:r>
              <w:rPr>
                <w:rFonts w:ascii="Segoe UI" w:hAnsi="Segoe UI" w:cs="Segoe UI"/>
                <w:color w:val="222C37"/>
              </w:rPr>
              <w:t> thường sẽ có phạm vi là </w:t>
            </w:r>
            <w:r>
              <w:rPr>
                <w:rFonts w:ascii="Segoe UI" w:hAnsi="Segoe UI" w:cs="Segoe UI"/>
                <w:color w:val="0000FF"/>
              </w:rPr>
              <w:t>public</w:t>
            </w:r>
            <w:r>
              <w:rPr>
                <w:rFonts w:ascii="Segoe UI" w:hAnsi="Segoe UI" w:cs="Segoe UI"/>
                <w:color w:val="222C37"/>
              </w:rPr>
              <w:t>. Vì đây chính là các hành vi (thao tác) mà lớp hỗ trợ cho chúng ta thực hiện những công việc nhất định nên cần phải cho phép mọi người có thể sử dụng được.</w:t>
            </w:r>
          </w:p>
          <w:p w:rsidR="00FA54BB" w:rsidRPr="00FA54BB" w:rsidRDefault="00FA54BB" w:rsidP="00FA54BB">
            <w:pPr>
              <w:shd w:val="clear" w:color="auto" w:fill="FFFFFF"/>
              <w:spacing w:before="100" w:beforeAutospacing="1" w:after="100" w:afterAutospacing="1"/>
              <w:rPr>
                <w:rFonts w:ascii="Segoe UI" w:hAnsi="Segoe UI" w:cs="Segoe UI"/>
                <w:color w:val="222C37"/>
              </w:rPr>
            </w:pPr>
            <w:r w:rsidRPr="00FA54BB">
              <w:rPr>
                <w:rFonts w:ascii="Segoe UI" w:eastAsia="Times New Roman" w:hAnsi="Segoe UI" w:cs="Segoe UI"/>
                <w:color w:val="222C37"/>
                <w:sz w:val="24"/>
                <w:szCs w:val="24"/>
              </w:rPr>
              <w:t>Một vấn đề đặt ra là nếu như mọi thuộc tính bên trong lớp đều là </w:t>
            </w:r>
            <w:r w:rsidRPr="00FA54BB">
              <w:rPr>
                <w:rFonts w:ascii="Segoe UI" w:eastAsia="Times New Roman" w:hAnsi="Segoe UI" w:cs="Segoe UI"/>
                <w:color w:val="0000FF"/>
                <w:sz w:val="24"/>
                <w:szCs w:val="24"/>
              </w:rPr>
              <w:t>private</w:t>
            </w:r>
            <w:r w:rsidRPr="00FA54BB">
              <w:rPr>
                <w:rFonts w:ascii="Segoe UI" w:eastAsia="Times New Roman" w:hAnsi="Segoe UI" w:cs="Segoe UI"/>
                <w:color w:val="222C37"/>
                <w:sz w:val="24"/>
                <w:szCs w:val="24"/>
              </w:rPr>
              <w:t> thì khi người dùng bên ngoài muốn xem hoặc thay đổi giá trị thì phải làm sao?</w:t>
            </w:r>
          </w:p>
          <w:p w:rsidR="00FA54BB" w:rsidRDefault="00FA54BB" w:rsidP="00FA54BB">
            <w:pPr>
              <w:shd w:val="clear" w:color="auto" w:fill="FFFFFF"/>
              <w:spacing w:after="270"/>
              <w:rPr>
                <w:rFonts w:ascii="Segoe UI" w:eastAsia="Times New Roman" w:hAnsi="Segoe UI" w:cs="Segoe UI"/>
                <w:color w:val="222C37"/>
                <w:sz w:val="24"/>
                <w:szCs w:val="24"/>
              </w:rPr>
            </w:pPr>
            <w:r w:rsidRPr="00FA54BB">
              <w:rPr>
                <w:rFonts w:ascii="Segoe UI" w:eastAsia="Times New Roman" w:hAnsi="Segoe UI" w:cs="Segoe UI"/>
                <w:color w:val="222C37"/>
                <w:sz w:val="24"/>
                <w:szCs w:val="24"/>
              </w:rPr>
              <w:t>Đến đây đòi hỏi người lập trình phải viết ra </w:t>
            </w:r>
            <w:r w:rsidRPr="00FA54BB">
              <w:rPr>
                <w:rFonts w:ascii="Segoe UI" w:eastAsia="Times New Roman" w:hAnsi="Segoe UI" w:cs="Segoe UI"/>
                <w:b/>
                <w:bCs/>
                <w:color w:val="222C37"/>
                <w:sz w:val="24"/>
                <w:szCs w:val="24"/>
              </w:rPr>
              <w:t>1 cách nào đó</w:t>
            </w:r>
            <w:r w:rsidRPr="00FA54BB">
              <w:rPr>
                <w:rFonts w:ascii="Segoe UI" w:eastAsia="Times New Roman" w:hAnsi="Segoe UI" w:cs="Segoe UI"/>
                <w:color w:val="222C37"/>
                <w:sz w:val="24"/>
                <w:szCs w:val="24"/>
              </w:rPr>
              <w:t> để hỗ trợ người dùng làm điều này. Và cách để người dùng có thể xem hoặc thay đổi giá trị cho các thuộc tính bên trong lớp đó chính là thông qua các </w:t>
            </w:r>
            <w:r w:rsidRPr="00FA54BB">
              <w:rPr>
                <w:rFonts w:ascii="Segoe UI" w:eastAsia="Times New Roman" w:hAnsi="Segoe UI" w:cs="Segoe UI"/>
                <w:b/>
                <w:bCs/>
                <w:color w:val="222C37"/>
                <w:sz w:val="24"/>
                <w:szCs w:val="24"/>
              </w:rPr>
              <w:t>phương thức truy vấn</w:t>
            </w:r>
            <w:r w:rsidRPr="00FA54BB">
              <w:rPr>
                <w:rFonts w:ascii="Segoe UI" w:eastAsia="Times New Roman" w:hAnsi="Segoe UI" w:cs="Segoe UI"/>
                <w:color w:val="222C37"/>
                <w:sz w:val="24"/>
                <w:szCs w:val="24"/>
              </w:rPr>
              <w:t>, </w:t>
            </w:r>
            <w:r w:rsidRPr="00FA54BB">
              <w:rPr>
                <w:rFonts w:ascii="Segoe UI" w:eastAsia="Times New Roman" w:hAnsi="Segoe UI" w:cs="Segoe UI"/>
                <w:b/>
                <w:bCs/>
                <w:color w:val="222C37"/>
                <w:sz w:val="24"/>
                <w:szCs w:val="24"/>
              </w:rPr>
              <w:t>phương thức cập nhật</w:t>
            </w:r>
            <w:r w:rsidRPr="00FA54BB">
              <w:rPr>
                <w:rFonts w:ascii="Segoe UI" w:eastAsia="Times New Roman" w:hAnsi="Segoe UI" w:cs="Segoe UI"/>
                <w:color w:val="222C37"/>
                <w:sz w:val="24"/>
                <w:szCs w:val="24"/>
              </w:rPr>
              <w:t>.</w:t>
            </w:r>
          </w:p>
          <w:p w:rsidR="00FA54BB" w:rsidRPr="00FA54BB" w:rsidRDefault="00FA54BB" w:rsidP="00FA54BB">
            <w:pPr>
              <w:pStyle w:val="ListParagraph"/>
              <w:numPr>
                <w:ilvl w:val="0"/>
                <w:numId w:val="14"/>
              </w:numPr>
              <w:shd w:val="clear" w:color="auto" w:fill="FFFFFF"/>
              <w:spacing w:after="270"/>
              <w:rPr>
                <w:rFonts w:ascii="Segoe UI" w:eastAsia="Times New Roman" w:hAnsi="Segoe UI" w:cs="Segoe UI"/>
                <w:color w:val="222C37"/>
                <w:sz w:val="24"/>
                <w:szCs w:val="24"/>
              </w:rPr>
            </w:pPr>
            <w:r w:rsidRPr="00FA54BB">
              <w:rPr>
                <w:rStyle w:val="Strong"/>
                <w:rFonts w:ascii="Segoe UI" w:hAnsi="Segoe UI" w:cs="Segoe UI"/>
                <w:color w:val="222C37"/>
                <w:shd w:val="clear" w:color="auto" w:fill="FFFFFF"/>
              </w:rPr>
              <w:t>Phương thức truy vấn</w:t>
            </w:r>
            <w:r>
              <w:rPr>
                <w:rStyle w:val="Strong"/>
                <w:rFonts w:ascii="Segoe UI" w:hAnsi="Segoe UI" w:cs="Segoe UI"/>
                <w:color w:val="222C37"/>
                <w:shd w:val="clear" w:color="auto" w:fill="FFFFFF"/>
              </w:rPr>
              <w:t xml:space="preserve"> </w:t>
            </w:r>
            <w:r>
              <w:rPr>
                <w:rFonts w:ascii="Segoe UI" w:hAnsi="Segoe UI" w:cs="Segoe UI"/>
                <w:color w:val="222C37"/>
                <w:shd w:val="clear" w:color="auto" w:fill="FFFFFF"/>
              </w:rPr>
              <w:t>là phương thức giúp người dùng có thể xem được dữ liệu của 1 thuộc tính nào đó. Cụ thể, phương thức truy vấn chỉ cần trả về giá trị của thuộc tính tương ứng là đủ.</w:t>
            </w:r>
          </w:p>
          <w:p w:rsidR="00FA54BB" w:rsidRPr="00FA54BB" w:rsidRDefault="00FA54BB" w:rsidP="00FA54BB">
            <w:pPr>
              <w:pStyle w:val="ListParagraph"/>
              <w:numPr>
                <w:ilvl w:val="0"/>
                <w:numId w:val="14"/>
              </w:numPr>
              <w:shd w:val="clear" w:color="auto" w:fill="FFFFFF"/>
              <w:spacing w:after="270"/>
              <w:rPr>
                <w:rFonts w:ascii="Segoe UI" w:eastAsia="Times New Roman" w:hAnsi="Segoe UI" w:cs="Segoe UI"/>
                <w:color w:val="222C37"/>
                <w:sz w:val="24"/>
                <w:szCs w:val="24"/>
              </w:rPr>
            </w:pPr>
            <w:r>
              <w:rPr>
                <w:rStyle w:val="Strong"/>
                <w:rFonts w:ascii="Segoe UI" w:hAnsi="Segoe UI" w:cs="Segoe UI"/>
                <w:color w:val="222C37"/>
                <w:shd w:val="clear" w:color="auto" w:fill="FFFFFF"/>
              </w:rPr>
              <w:t>Phương thức cập nhật</w:t>
            </w:r>
            <w:r>
              <w:rPr>
                <w:rFonts w:ascii="Segoe UI" w:hAnsi="Segoe UI" w:cs="Segoe UI"/>
                <w:color w:val="222C37"/>
                <w:shd w:val="clear" w:color="auto" w:fill="FFFFFF"/>
              </w:rPr>
              <w:t> là phương thức giúp người dùng có thể thay đổi giá trị cho 1 thuộc tính nào đó. Cụ thể, phương thức cập nhật chỉ cần thực hiện cập nhật giá trị mới cho thuộc tính tương ứng (có thể kiểm tra tính đúng đắn của dữ liệu trước khi truyền vào).</w:t>
            </w:r>
          </w:p>
          <w:p w:rsidR="00FA54BB" w:rsidRPr="00FA54BB" w:rsidRDefault="00FA54BB" w:rsidP="00FA54BB">
            <w:pPr>
              <w:shd w:val="clear" w:color="auto" w:fill="FFFFFF"/>
              <w:spacing w:after="270"/>
              <w:rPr>
                <w:rFonts w:ascii="Segoe UI" w:eastAsia="Times New Roman" w:hAnsi="Segoe UI" w:cs="Segoe UI"/>
                <w:color w:val="222C37"/>
                <w:sz w:val="24"/>
                <w:szCs w:val="24"/>
              </w:rPr>
            </w:pPr>
            <w:r w:rsidRPr="00FA54BB">
              <w:rPr>
                <w:rFonts w:ascii="Segoe UI" w:eastAsia="Times New Roman" w:hAnsi="Segoe UI" w:cs="Segoe UI"/>
                <w:color w:val="222C37"/>
                <w:sz w:val="24"/>
                <w:szCs w:val="24"/>
              </w:rPr>
              <w:lastRenderedPageBreak/>
              <w:t>Một số quy ước nhỏ về cách đặt tên các phương thức này:</w:t>
            </w:r>
          </w:p>
          <w:p w:rsidR="00FA54BB" w:rsidRPr="00FA54BB" w:rsidRDefault="00FA54BB" w:rsidP="00FA54BB">
            <w:pPr>
              <w:numPr>
                <w:ilvl w:val="0"/>
                <w:numId w:val="14"/>
              </w:numPr>
              <w:shd w:val="clear" w:color="auto" w:fill="FFFFFF"/>
              <w:spacing w:before="100" w:beforeAutospacing="1" w:after="100" w:afterAutospacing="1"/>
              <w:rPr>
                <w:rFonts w:ascii="Segoe UI" w:eastAsia="Times New Roman" w:hAnsi="Segoe UI" w:cs="Segoe UI"/>
                <w:color w:val="222C37"/>
                <w:sz w:val="24"/>
                <w:szCs w:val="24"/>
              </w:rPr>
            </w:pPr>
            <w:r w:rsidRPr="00FA54BB">
              <w:rPr>
                <w:rFonts w:ascii="Segoe UI" w:eastAsia="Times New Roman" w:hAnsi="Segoe UI" w:cs="Segoe UI"/>
                <w:color w:val="222C37"/>
                <w:sz w:val="24"/>
                <w:szCs w:val="24"/>
              </w:rPr>
              <w:t>Những phương thức truy vấn nên bắt đầu bằng từ khoá </w:t>
            </w:r>
            <w:r w:rsidRPr="00FA54BB">
              <w:rPr>
                <w:rFonts w:ascii="Segoe UI" w:eastAsia="Times New Roman" w:hAnsi="Segoe UI" w:cs="Segoe UI"/>
                <w:b/>
                <w:bCs/>
                <w:color w:val="222C37"/>
                <w:sz w:val="24"/>
                <w:szCs w:val="24"/>
              </w:rPr>
              <w:t>get</w:t>
            </w:r>
            <w:r w:rsidRPr="00FA54BB">
              <w:rPr>
                <w:rFonts w:ascii="Segoe UI" w:eastAsia="Times New Roman" w:hAnsi="Segoe UI" w:cs="Segoe UI"/>
                <w:color w:val="222C37"/>
                <w:sz w:val="24"/>
                <w:szCs w:val="24"/>
              </w:rPr>
              <w:t> và kèm theo sau là tên thuộc tính tương ứng. Ví dụ: getHoTen(), getDiemToan(), . . .</w:t>
            </w:r>
          </w:p>
          <w:p w:rsidR="00FA54BB" w:rsidRPr="00FA54BB" w:rsidRDefault="00FA54BB" w:rsidP="00FA54BB">
            <w:pPr>
              <w:numPr>
                <w:ilvl w:val="0"/>
                <w:numId w:val="14"/>
              </w:numPr>
              <w:shd w:val="clear" w:color="auto" w:fill="FFFFFF"/>
              <w:spacing w:before="100" w:beforeAutospacing="1" w:after="100" w:afterAutospacing="1"/>
              <w:rPr>
                <w:rFonts w:ascii="Segoe UI" w:eastAsia="Times New Roman" w:hAnsi="Segoe UI" w:cs="Segoe UI"/>
                <w:color w:val="222C37"/>
                <w:sz w:val="24"/>
                <w:szCs w:val="24"/>
              </w:rPr>
            </w:pPr>
            <w:r w:rsidRPr="00FA54BB">
              <w:rPr>
                <w:rFonts w:ascii="Segoe UI" w:eastAsia="Times New Roman" w:hAnsi="Segoe UI" w:cs="Segoe UI"/>
                <w:color w:val="222C37"/>
                <w:sz w:val="24"/>
                <w:szCs w:val="24"/>
              </w:rPr>
              <w:t>Những phương thức cập nhật nên bắt đầu bằng từ khoá </w:t>
            </w:r>
            <w:r w:rsidRPr="00FA54BB">
              <w:rPr>
                <w:rFonts w:ascii="Segoe UI" w:eastAsia="Times New Roman" w:hAnsi="Segoe UI" w:cs="Segoe UI"/>
                <w:b/>
                <w:bCs/>
                <w:color w:val="222C37"/>
                <w:sz w:val="24"/>
                <w:szCs w:val="24"/>
              </w:rPr>
              <w:t>set</w:t>
            </w:r>
            <w:r w:rsidRPr="00FA54BB">
              <w:rPr>
                <w:rFonts w:ascii="Segoe UI" w:eastAsia="Times New Roman" w:hAnsi="Segoe UI" w:cs="Segoe UI"/>
                <w:color w:val="222C37"/>
                <w:sz w:val="24"/>
                <w:szCs w:val="24"/>
              </w:rPr>
              <w:t> và kèm theo sau là tên thuộc tính tương ứng. Ví dụ: setDiemToan(), setHoTen(), . . .</w:t>
            </w:r>
          </w:p>
          <w:p w:rsidR="00FA54BB" w:rsidRPr="00FA54BB" w:rsidRDefault="00FA54BB" w:rsidP="00FA54BB">
            <w:pPr>
              <w:numPr>
                <w:ilvl w:val="0"/>
                <w:numId w:val="14"/>
              </w:numPr>
              <w:shd w:val="clear" w:color="auto" w:fill="FFFFFF"/>
              <w:spacing w:before="100" w:beforeAutospacing="1" w:after="100" w:afterAutospacing="1"/>
              <w:rPr>
                <w:rFonts w:ascii="Segoe UI" w:eastAsia="Times New Roman" w:hAnsi="Segoe UI" w:cs="Segoe UI"/>
                <w:color w:val="222C37"/>
                <w:sz w:val="24"/>
                <w:szCs w:val="24"/>
              </w:rPr>
            </w:pPr>
            <w:r w:rsidRPr="00FA54BB">
              <w:rPr>
                <w:rFonts w:ascii="Segoe UI" w:eastAsia="Times New Roman" w:hAnsi="Segoe UI" w:cs="Segoe UI"/>
                <w:color w:val="222C37"/>
                <w:sz w:val="24"/>
                <w:szCs w:val="24"/>
              </w:rPr>
              <w:t>Nếu thuộc tính kiểu luận lý (</w:t>
            </w:r>
            <w:r w:rsidRPr="00FA54BB">
              <w:rPr>
                <w:rFonts w:ascii="Segoe UI" w:eastAsia="Times New Roman" w:hAnsi="Segoe UI" w:cs="Segoe UI"/>
                <w:color w:val="0000FF"/>
                <w:sz w:val="24"/>
                <w:szCs w:val="24"/>
              </w:rPr>
              <w:t>bool</w:t>
            </w:r>
            <w:r w:rsidRPr="00FA54BB">
              <w:rPr>
                <w:rFonts w:ascii="Segoe UI" w:eastAsia="Times New Roman" w:hAnsi="Segoe UI" w:cs="Segoe UI"/>
                <w:color w:val="222C37"/>
                <w:sz w:val="24"/>
                <w:szCs w:val="24"/>
              </w:rPr>
              <w:t>) thì tên phương thức truy vấn nên bắt đầu bằng từ khoá </w:t>
            </w:r>
            <w:r w:rsidRPr="00FA54BB">
              <w:rPr>
                <w:rFonts w:ascii="Segoe UI" w:eastAsia="Times New Roman" w:hAnsi="Segoe UI" w:cs="Segoe UI"/>
                <w:b/>
                <w:bCs/>
                <w:color w:val="222C37"/>
                <w:sz w:val="24"/>
                <w:szCs w:val="24"/>
              </w:rPr>
              <w:t>is</w:t>
            </w:r>
            <w:r w:rsidRPr="00FA54BB">
              <w:rPr>
                <w:rFonts w:ascii="Segoe UI" w:eastAsia="Times New Roman" w:hAnsi="Segoe UI" w:cs="Segoe UI"/>
                <w:color w:val="222C37"/>
                <w:sz w:val="24"/>
                <w:szCs w:val="24"/>
              </w:rPr>
              <w:t> và kèm theo sau là tên thuộc tính tương ứng.</w:t>
            </w:r>
          </w:p>
          <w:p w:rsidR="00FA54BB" w:rsidRPr="00FA54BB" w:rsidRDefault="00FA54BB" w:rsidP="00FA54BB">
            <w:pPr>
              <w:numPr>
                <w:ilvl w:val="0"/>
                <w:numId w:val="14"/>
              </w:numPr>
              <w:shd w:val="clear" w:color="auto" w:fill="FFFFFF"/>
              <w:spacing w:before="100" w:beforeAutospacing="1" w:after="100" w:afterAutospacing="1"/>
              <w:rPr>
                <w:rFonts w:ascii="Segoe UI" w:eastAsia="Times New Roman" w:hAnsi="Segoe UI" w:cs="Segoe UI"/>
                <w:color w:val="222C37"/>
                <w:sz w:val="24"/>
                <w:szCs w:val="24"/>
              </w:rPr>
            </w:pPr>
            <w:r w:rsidRPr="00FA54BB">
              <w:rPr>
                <w:rFonts w:ascii="Segoe UI" w:eastAsia="Times New Roman" w:hAnsi="Segoe UI" w:cs="Segoe UI"/>
                <w:color w:val="222C37"/>
                <w:sz w:val="24"/>
                <w:szCs w:val="24"/>
              </w:rPr>
              <w:t>Phương thức truy vấn sẽ có kiểu trả về trùng với kiểu dữ liệu của thuộc tính tương ứng và không có tham số truyền vào.</w:t>
            </w:r>
          </w:p>
          <w:p w:rsidR="00FA54BB" w:rsidRDefault="00FA54BB" w:rsidP="00FA54BB">
            <w:pPr>
              <w:numPr>
                <w:ilvl w:val="0"/>
                <w:numId w:val="14"/>
              </w:numPr>
              <w:shd w:val="clear" w:color="auto" w:fill="FFFFFF"/>
              <w:spacing w:before="100" w:beforeAutospacing="1" w:after="100" w:afterAutospacing="1"/>
              <w:rPr>
                <w:rFonts w:ascii="Segoe UI" w:eastAsia="Times New Roman" w:hAnsi="Segoe UI" w:cs="Segoe UI"/>
                <w:color w:val="222C37"/>
                <w:sz w:val="24"/>
                <w:szCs w:val="24"/>
              </w:rPr>
            </w:pPr>
            <w:r w:rsidRPr="00FA54BB">
              <w:rPr>
                <w:rFonts w:ascii="Segoe UI" w:eastAsia="Times New Roman" w:hAnsi="Segoe UI" w:cs="Segoe UI"/>
                <w:color w:val="222C37"/>
                <w:sz w:val="24"/>
                <w:szCs w:val="24"/>
              </w:rPr>
              <w:t>Phương thức cập nhật sẽ có kiểu trả về là </w:t>
            </w:r>
            <w:r w:rsidRPr="00FA54BB">
              <w:rPr>
                <w:rFonts w:ascii="Segoe UI" w:eastAsia="Times New Roman" w:hAnsi="Segoe UI" w:cs="Segoe UI"/>
                <w:color w:val="0000FF"/>
                <w:sz w:val="24"/>
                <w:szCs w:val="24"/>
              </w:rPr>
              <w:t>void</w:t>
            </w:r>
            <w:r w:rsidRPr="00FA54BB">
              <w:rPr>
                <w:rFonts w:ascii="Segoe UI" w:eastAsia="Times New Roman" w:hAnsi="Segoe UI" w:cs="Segoe UI"/>
                <w:color w:val="222C37"/>
                <w:sz w:val="24"/>
                <w:szCs w:val="24"/>
              </w:rPr>
              <w:t> và có 1 tham số truyền vào có kiểu dữ liệu trùng với kiểu dữ liệu của thuộc tính tương ứng.</w:t>
            </w:r>
          </w:p>
          <w:p w:rsidR="00FA54BB" w:rsidRDefault="00FA54BB" w:rsidP="00FA54BB">
            <w:pPr>
              <w:shd w:val="clear" w:color="auto" w:fill="FFFFFF"/>
              <w:spacing w:before="100" w:beforeAutospacing="1" w:after="100" w:afterAutospacing="1"/>
              <w:ind w:left="720"/>
              <w:rPr>
                <w:rFonts w:ascii="Segoe UI" w:eastAsia="Times New Roman" w:hAnsi="Segoe UI" w:cs="Segoe UI"/>
                <w:color w:val="222C37"/>
                <w:sz w:val="24"/>
                <w:szCs w:val="24"/>
              </w:rPr>
            </w:pPr>
          </w:p>
          <w:p w:rsidR="00FA54BB" w:rsidRPr="00FA54BB" w:rsidRDefault="00FA54BB" w:rsidP="00FA54BB">
            <w:pPr>
              <w:shd w:val="clear" w:color="auto" w:fill="FFFFFF"/>
              <w:spacing w:after="270"/>
              <w:rPr>
                <w:rFonts w:ascii="Segoe UI" w:eastAsia="Times New Roman" w:hAnsi="Segoe UI" w:cs="Segoe UI"/>
                <w:color w:val="222C37"/>
                <w:sz w:val="24"/>
                <w:szCs w:val="24"/>
              </w:rPr>
            </w:pPr>
            <w:r w:rsidRPr="00FA54BB">
              <w:rPr>
                <w:rFonts w:ascii="Segoe UI" w:eastAsia="Times New Roman" w:hAnsi="Segoe UI" w:cs="Segoe UI"/>
                <w:color w:val="222C37"/>
                <w:sz w:val="24"/>
                <w:szCs w:val="24"/>
              </w:rPr>
              <w:t>Trong C#, </w:t>
            </w:r>
            <w:r w:rsidRPr="00FA54BB">
              <w:rPr>
                <w:rFonts w:ascii="Segoe UI" w:eastAsia="Times New Roman" w:hAnsi="Segoe UI" w:cs="Segoe UI"/>
                <w:b/>
                <w:bCs/>
                <w:color w:val="222C37"/>
                <w:sz w:val="24"/>
                <w:szCs w:val="24"/>
              </w:rPr>
              <w:t>phương thức truy xuất </w:t>
            </w:r>
            <w:r w:rsidRPr="00FA54BB">
              <w:rPr>
                <w:rFonts w:ascii="Segoe UI" w:eastAsia="Times New Roman" w:hAnsi="Segoe UI" w:cs="Segoe UI"/>
                <w:color w:val="222C37"/>
                <w:sz w:val="24"/>
                <w:szCs w:val="24"/>
              </w:rPr>
              <w:t>và </w:t>
            </w:r>
            <w:r w:rsidRPr="00FA54BB">
              <w:rPr>
                <w:rFonts w:ascii="Segoe UI" w:eastAsia="Times New Roman" w:hAnsi="Segoe UI" w:cs="Segoe UI"/>
                <w:b/>
                <w:bCs/>
                <w:color w:val="222C37"/>
                <w:sz w:val="24"/>
                <w:szCs w:val="24"/>
              </w:rPr>
              <w:t>phương thức cập nhật</w:t>
            </w:r>
            <w:r w:rsidRPr="00FA54BB">
              <w:rPr>
                <w:rFonts w:ascii="Segoe UI" w:eastAsia="Times New Roman" w:hAnsi="Segoe UI" w:cs="Segoe UI"/>
                <w:color w:val="222C37"/>
                <w:sz w:val="24"/>
                <w:szCs w:val="24"/>
              </w:rPr>
              <w:t> đã được nâng cấp lên thành 1 cấu trúc mới ngắn gọn hơn và tiện dụng hơn đó là </w:t>
            </w:r>
            <w:r w:rsidRPr="00FA54BB">
              <w:rPr>
                <w:rFonts w:ascii="Segoe UI" w:eastAsia="Times New Roman" w:hAnsi="Segoe UI" w:cs="Segoe UI"/>
                <w:b/>
                <w:bCs/>
                <w:color w:val="FF6600"/>
                <w:sz w:val="24"/>
                <w:szCs w:val="24"/>
              </w:rPr>
              <w:t>property</w:t>
            </w:r>
            <w:r w:rsidRPr="00FA54BB">
              <w:rPr>
                <w:rFonts w:ascii="Segoe UI" w:eastAsia="Times New Roman" w:hAnsi="Segoe UI" w:cs="Segoe UI"/>
                <w:color w:val="222C37"/>
                <w:sz w:val="24"/>
                <w:szCs w:val="24"/>
              </w:rPr>
              <w:t>.</w:t>
            </w:r>
          </w:p>
          <w:p w:rsidR="00FA54BB" w:rsidRPr="00FA54BB" w:rsidRDefault="00FA54BB" w:rsidP="00FA54BB">
            <w:pPr>
              <w:shd w:val="clear" w:color="auto" w:fill="FFFFFF"/>
              <w:spacing w:after="270"/>
              <w:rPr>
                <w:rFonts w:ascii="Segoe UI" w:eastAsia="Times New Roman" w:hAnsi="Segoe UI" w:cs="Segoe UI"/>
                <w:color w:val="222C37"/>
                <w:sz w:val="24"/>
                <w:szCs w:val="24"/>
              </w:rPr>
            </w:pPr>
            <w:r w:rsidRPr="00FA54BB">
              <w:rPr>
                <w:rFonts w:ascii="Segoe UI" w:eastAsia="Times New Roman" w:hAnsi="Segoe UI" w:cs="Segoe UI"/>
                <w:color w:val="222C37"/>
                <w:sz w:val="24"/>
                <w:szCs w:val="24"/>
              </w:rPr>
              <w:t>Sử dụng property giúp ta có thể thao tác dữ liệu tự nhiên hơn nhưng vẫn đảm bảo tính đóng gói của lập trình hướng đối tượng.</w:t>
            </w:r>
          </w:p>
          <w:p w:rsidR="00FA54BB" w:rsidRPr="00FA54BB" w:rsidRDefault="00FA54BB" w:rsidP="00FA54BB">
            <w:pPr>
              <w:shd w:val="clear" w:color="auto" w:fill="FFFFFF"/>
              <w:spacing w:after="270"/>
              <w:rPr>
                <w:rFonts w:ascii="Segoe UI" w:eastAsia="Times New Roman" w:hAnsi="Segoe UI" w:cs="Segoe UI"/>
                <w:color w:val="222C37"/>
                <w:sz w:val="24"/>
                <w:szCs w:val="24"/>
              </w:rPr>
            </w:pPr>
            <w:r w:rsidRPr="00FA54BB">
              <w:rPr>
                <w:rFonts w:ascii="Segoe UI" w:eastAsia="Times New Roman" w:hAnsi="Segoe UI" w:cs="Segoe UI"/>
                <w:color w:val="222C37"/>
                <w:sz w:val="24"/>
                <w:szCs w:val="24"/>
              </w:rPr>
              <w:t>Trong đó:</w:t>
            </w:r>
          </w:p>
          <w:p w:rsidR="00FA54BB" w:rsidRPr="00FA54BB" w:rsidRDefault="00FA54BB" w:rsidP="00FA54BB">
            <w:pPr>
              <w:numPr>
                <w:ilvl w:val="0"/>
                <w:numId w:val="14"/>
              </w:numPr>
              <w:shd w:val="clear" w:color="auto" w:fill="FFFFFF"/>
              <w:spacing w:before="100" w:beforeAutospacing="1" w:after="100" w:afterAutospacing="1"/>
              <w:rPr>
                <w:rFonts w:ascii="Segoe UI" w:eastAsia="Times New Roman" w:hAnsi="Segoe UI" w:cs="Segoe UI"/>
                <w:color w:val="222C37"/>
                <w:sz w:val="24"/>
                <w:szCs w:val="24"/>
              </w:rPr>
            </w:pPr>
            <w:r w:rsidRPr="00FA54BB">
              <w:rPr>
                <w:rFonts w:ascii="Segoe UI" w:eastAsia="Times New Roman" w:hAnsi="Segoe UI" w:cs="Segoe UI"/>
                <w:b/>
                <w:bCs/>
                <w:color w:val="0000CD"/>
                <w:sz w:val="24"/>
                <w:szCs w:val="24"/>
              </w:rPr>
              <w:t>&lt;kiểu dữ liệu&gt; </w:t>
            </w:r>
            <w:r w:rsidRPr="00FA54BB">
              <w:rPr>
                <w:rFonts w:ascii="Segoe UI" w:eastAsia="Times New Roman" w:hAnsi="Segoe UI" w:cs="Segoe UI"/>
                <w:color w:val="222C37"/>
                <w:sz w:val="24"/>
                <w:szCs w:val="24"/>
              </w:rPr>
              <w:t>là kiểu dữ liệu của property. Thường sẽ trùng với kiểu dữ liệu của thuộc tính </w:t>
            </w:r>
            <w:r w:rsidRPr="00FA54BB">
              <w:rPr>
                <w:rFonts w:ascii="Segoe UI" w:eastAsia="Times New Roman" w:hAnsi="Segoe UI" w:cs="Segoe UI"/>
                <w:b/>
                <w:bCs/>
                <w:color w:val="0000FF"/>
                <w:sz w:val="24"/>
                <w:szCs w:val="24"/>
              </w:rPr>
              <w:t>private</w:t>
            </w:r>
            <w:r w:rsidRPr="00FA54BB">
              <w:rPr>
                <w:rFonts w:ascii="Segoe UI" w:eastAsia="Times New Roman" w:hAnsi="Segoe UI" w:cs="Segoe UI"/>
                <w:b/>
                <w:bCs/>
                <w:color w:val="222C37"/>
                <w:sz w:val="24"/>
                <w:szCs w:val="24"/>
              </w:rPr>
              <w:t> </w:t>
            </w:r>
            <w:r w:rsidRPr="00FA54BB">
              <w:rPr>
                <w:rFonts w:ascii="Segoe UI" w:eastAsia="Times New Roman" w:hAnsi="Segoe UI" w:cs="Segoe UI"/>
                <w:color w:val="222C37"/>
                <w:sz w:val="24"/>
                <w:szCs w:val="24"/>
              </w:rPr>
              <w:t>tương ứng bên trong lớp.</w:t>
            </w:r>
          </w:p>
          <w:p w:rsidR="00FA54BB" w:rsidRPr="00FA54BB" w:rsidRDefault="00FA54BB" w:rsidP="00FA54BB">
            <w:pPr>
              <w:numPr>
                <w:ilvl w:val="0"/>
                <w:numId w:val="14"/>
              </w:numPr>
              <w:shd w:val="clear" w:color="auto" w:fill="FFFFFF"/>
              <w:spacing w:before="100" w:beforeAutospacing="1" w:after="100" w:afterAutospacing="1"/>
              <w:rPr>
                <w:rFonts w:ascii="Segoe UI" w:eastAsia="Times New Roman" w:hAnsi="Segoe UI" w:cs="Segoe UI"/>
                <w:color w:val="222C37"/>
                <w:sz w:val="24"/>
                <w:szCs w:val="24"/>
              </w:rPr>
            </w:pPr>
            <w:r w:rsidRPr="00FA54BB">
              <w:rPr>
                <w:rFonts w:ascii="Segoe UI" w:eastAsia="Times New Roman" w:hAnsi="Segoe UI" w:cs="Segoe UI"/>
                <w:b/>
                <w:bCs/>
                <w:color w:val="222C37"/>
                <w:sz w:val="24"/>
                <w:szCs w:val="24"/>
              </w:rPr>
              <w:t>get</w:t>
            </w:r>
            <w:r w:rsidRPr="00FA54BB">
              <w:rPr>
                <w:rFonts w:ascii="Segoe UI" w:eastAsia="Times New Roman" w:hAnsi="Segoe UI" w:cs="Segoe UI"/>
                <w:color w:val="222C37"/>
                <w:sz w:val="24"/>
                <w:szCs w:val="24"/>
              </w:rPr>
              <w:t>, </w:t>
            </w:r>
            <w:r w:rsidRPr="00FA54BB">
              <w:rPr>
                <w:rFonts w:ascii="Segoe UI" w:eastAsia="Times New Roman" w:hAnsi="Segoe UI" w:cs="Segoe UI"/>
                <w:b/>
                <w:bCs/>
                <w:color w:val="222C37"/>
                <w:sz w:val="24"/>
                <w:szCs w:val="24"/>
              </w:rPr>
              <w:t>set</w:t>
            </w:r>
            <w:r w:rsidRPr="00FA54BB">
              <w:rPr>
                <w:rFonts w:ascii="Segoe UI" w:eastAsia="Times New Roman" w:hAnsi="Segoe UI" w:cs="Segoe UI"/>
                <w:color w:val="222C37"/>
                <w:sz w:val="24"/>
                <w:szCs w:val="24"/>
              </w:rPr>
              <w:t>, </w:t>
            </w:r>
            <w:r w:rsidRPr="00FA54BB">
              <w:rPr>
                <w:rFonts w:ascii="Segoe UI" w:eastAsia="Times New Roman" w:hAnsi="Segoe UI" w:cs="Segoe UI"/>
                <w:b/>
                <w:bCs/>
                <w:color w:val="222C37"/>
                <w:sz w:val="24"/>
                <w:szCs w:val="24"/>
              </w:rPr>
              <w:t>value </w:t>
            </w:r>
            <w:r w:rsidRPr="00FA54BB">
              <w:rPr>
                <w:rFonts w:ascii="Segoe UI" w:eastAsia="Times New Roman" w:hAnsi="Segoe UI" w:cs="Segoe UI"/>
                <w:color w:val="222C37"/>
                <w:sz w:val="24"/>
                <w:szCs w:val="24"/>
              </w:rPr>
              <w:t>là từ khoá có ý nghĩa:</w:t>
            </w:r>
          </w:p>
          <w:p w:rsidR="00FA54BB" w:rsidRPr="00FA54BB" w:rsidRDefault="00FA54BB" w:rsidP="00FA54BB">
            <w:pPr>
              <w:numPr>
                <w:ilvl w:val="1"/>
                <w:numId w:val="14"/>
              </w:numPr>
              <w:shd w:val="clear" w:color="auto" w:fill="FFFFFF"/>
              <w:spacing w:before="100" w:beforeAutospacing="1" w:after="100" w:afterAutospacing="1"/>
              <w:rPr>
                <w:rFonts w:ascii="Segoe UI" w:eastAsia="Times New Roman" w:hAnsi="Segoe UI" w:cs="Segoe UI"/>
                <w:color w:val="222C37"/>
                <w:sz w:val="24"/>
                <w:szCs w:val="24"/>
              </w:rPr>
            </w:pPr>
            <w:r w:rsidRPr="00FA54BB">
              <w:rPr>
                <w:rFonts w:ascii="Segoe UI" w:eastAsia="Times New Roman" w:hAnsi="Segoe UI" w:cs="Segoe UI"/>
                <w:color w:val="222C37"/>
                <w:sz w:val="24"/>
                <w:szCs w:val="24"/>
              </w:rPr>
              <w:t> Từ khoá </w:t>
            </w:r>
            <w:r w:rsidRPr="00FA54BB">
              <w:rPr>
                <w:rFonts w:ascii="Segoe UI" w:eastAsia="Times New Roman" w:hAnsi="Segoe UI" w:cs="Segoe UI"/>
                <w:b/>
                <w:bCs/>
                <w:color w:val="222C37"/>
                <w:sz w:val="24"/>
                <w:szCs w:val="24"/>
              </w:rPr>
              <w:t>get </w:t>
            </w:r>
            <w:r w:rsidRPr="00FA54BB">
              <w:rPr>
                <w:rFonts w:ascii="Segoe UI" w:eastAsia="Times New Roman" w:hAnsi="Segoe UI" w:cs="Segoe UI"/>
                <w:color w:val="222C37"/>
                <w:sz w:val="24"/>
                <w:szCs w:val="24"/>
              </w:rPr>
              <w:t>tương đương với phương thức truy vấn.</w:t>
            </w:r>
            <w:r>
              <w:rPr>
                <w:rFonts w:ascii="Segoe UI" w:eastAsia="Times New Roman" w:hAnsi="Segoe UI" w:cs="Segoe UI"/>
                <w:color w:val="222C37"/>
                <w:sz w:val="24"/>
                <w:szCs w:val="24"/>
              </w:rPr>
              <w:t xml:space="preserve"> (return)</w:t>
            </w:r>
          </w:p>
          <w:p w:rsidR="00FA54BB" w:rsidRPr="00FA54BB" w:rsidRDefault="00FA54BB" w:rsidP="00FA54BB">
            <w:pPr>
              <w:numPr>
                <w:ilvl w:val="1"/>
                <w:numId w:val="14"/>
              </w:numPr>
              <w:shd w:val="clear" w:color="auto" w:fill="FFFFFF"/>
              <w:spacing w:before="100" w:beforeAutospacing="1" w:after="100" w:afterAutospacing="1"/>
              <w:rPr>
                <w:rFonts w:ascii="Segoe UI" w:eastAsia="Times New Roman" w:hAnsi="Segoe UI" w:cs="Segoe UI"/>
                <w:color w:val="222C37"/>
                <w:sz w:val="24"/>
                <w:szCs w:val="24"/>
              </w:rPr>
            </w:pPr>
            <w:r w:rsidRPr="00FA54BB">
              <w:rPr>
                <w:rFonts w:ascii="Segoe UI" w:eastAsia="Times New Roman" w:hAnsi="Segoe UI" w:cs="Segoe UI"/>
                <w:color w:val="222C37"/>
                <w:sz w:val="24"/>
                <w:szCs w:val="24"/>
              </w:rPr>
              <w:t> Từ khoá </w:t>
            </w:r>
            <w:r w:rsidRPr="00FA54BB">
              <w:rPr>
                <w:rFonts w:ascii="Segoe UI" w:eastAsia="Times New Roman" w:hAnsi="Segoe UI" w:cs="Segoe UI"/>
                <w:b/>
                <w:bCs/>
                <w:color w:val="222C37"/>
                <w:sz w:val="24"/>
                <w:szCs w:val="24"/>
              </w:rPr>
              <w:t>set </w:t>
            </w:r>
            <w:r w:rsidRPr="00FA54BB">
              <w:rPr>
                <w:rFonts w:ascii="Segoe UI" w:eastAsia="Times New Roman" w:hAnsi="Segoe UI" w:cs="Segoe UI"/>
                <w:color w:val="222C37"/>
                <w:sz w:val="24"/>
                <w:szCs w:val="24"/>
              </w:rPr>
              <w:t>tương đương với phương thức cập nhật.</w:t>
            </w:r>
            <w:r>
              <w:rPr>
                <w:rFonts w:ascii="Segoe UI" w:eastAsia="Times New Roman" w:hAnsi="Segoe UI" w:cs="Segoe UI"/>
                <w:color w:val="222C37"/>
                <w:sz w:val="24"/>
                <w:szCs w:val="24"/>
              </w:rPr>
              <w:t xml:space="preserve">  (caigido = value)</w:t>
            </w:r>
          </w:p>
          <w:p w:rsidR="00FA54BB" w:rsidRPr="00FA54BB" w:rsidRDefault="00FA54BB" w:rsidP="00FA54BB">
            <w:pPr>
              <w:numPr>
                <w:ilvl w:val="1"/>
                <w:numId w:val="14"/>
              </w:numPr>
              <w:shd w:val="clear" w:color="auto" w:fill="FFFFFF"/>
              <w:spacing w:before="100" w:beforeAutospacing="1" w:after="100" w:afterAutospacing="1"/>
              <w:rPr>
                <w:rFonts w:ascii="Segoe UI" w:eastAsia="Times New Roman" w:hAnsi="Segoe UI" w:cs="Segoe UI"/>
                <w:color w:val="222C37"/>
                <w:sz w:val="24"/>
                <w:szCs w:val="24"/>
              </w:rPr>
            </w:pPr>
            <w:r w:rsidRPr="00FA54BB">
              <w:rPr>
                <w:rFonts w:ascii="Segoe UI" w:eastAsia="Times New Roman" w:hAnsi="Segoe UI" w:cs="Segoe UI"/>
                <w:color w:val="222C37"/>
                <w:sz w:val="24"/>
                <w:szCs w:val="24"/>
              </w:rPr>
              <w:t> Từ khoá </w:t>
            </w:r>
            <w:r w:rsidRPr="00FA54BB">
              <w:rPr>
                <w:rFonts w:ascii="Segoe UI" w:eastAsia="Times New Roman" w:hAnsi="Segoe UI" w:cs="Segoe UI"/>
                <w:b/>
                <w:bCs/>
                <w:color w:val="222C37"/>
                <w:sz w:val="24"/>
                <w:szCs w:val="24"/>
              </w:rPr>
              <w:t>value </w:t>
            </w:r>
            <w:r w:rsidRPr="00FA54BB">
              <w:rPr>
                <w:rFonts w:ascii="Segoe UI" w:eastAsia="Times New Roman" w:hAnsi="Segoe UI" w:cs="Segoe UI"/>
                <w:color w:val="222C37"/>
                <w:sz w:val="24"/>
                <w:szCs w:val="24"/>
              </w:rPr>
              <w:t xml:space="preserve">đại diện cho giá trị mà người gán vào property (tương đương với </w:t>
            </w:r>
            <w:r w:rsidRPr="00FA54BB">
              <w:rPr>
                <w:rFonts w:ascii="Segoe UI" w:eastAsia="Times New Roman" w:hAnsi="Segoe UI" w:cs="Segoe UI"/>
                <w:color w:val="222C37"/>
                <w:sz w:val="24"/>
                <w:szCs w:val="24"/>
              </w:rPr>
              <w:lastRenderedPageBreak/>
              <w:t>tham số truyền vào của phương thức cập nhật).</w:t>
            </w:r>
          </w:p>
          <w:p w:rsidR="00FA54BB" w:rsidRDefault="00FA54BB" w:rsidP="00FA54BB">
            <w:pPr>
              <w:numPr>
                <w:ilvl w:val="0"/>
                <w:numId w:val="14"/>
              </w:numPr>
              <w:shd w:val="clear" w:color="auto" w:fill="FFFFFF"/>
              <w:spacing w:before="100" w:beforeAutospacing="1" w:after="100" w:afterAutospacing="1"/>
              <w:rPr>
                <w:rFonts w:ascii="Segoe UI" w:eastAsia="Times New Roman" w:hAnsi="Segoe UI" w:cs="Segoe UI"/>
                <w:color w:val="222C37"/>
                <w:sz w:val="24"/>
                <w:szCs w:val="24"/>
              </w:rPr>
            </w:pPr>
            <w:r w:rsidRPr="00FA54BB">
              <w:rPr>
                <w:rFonts w:ascii="Segoe UI" w:eastAsia="Times New Roman" w:hAnsi="Segoe UI" w:cs="Segoe UI"/>
                <w:b/>
                <w:bCs/>
                <w:color w:val="B22222"/>
                <w:sz w:val="24"/>
                <w:szCs w:val="24"/>
              </w:rPr>
              <w:t>&lt;tên thuộc tính&gt;</w:t>
            </w:r>
            <w:r w:rsidRPr="00FA54BB">
              <w:rPr>
                <w:rFonts w:ascii="Segoe UI" w:eastAsia="Times New Roman" w:hAnsi="Segoe UI" w:cs="Segoe UI"/>
                <w:color w:val="222C37"/>
                <w:sz w:val="24"/>
                <w:szCs w:val="24"/>
              </w:rPr>
              <w:t> là tên thuộc tính thực sự bên trong lớp.</w:t>
            </w:r>
          </w:p>
          <w:p w:rsidR="000A3A04" w:rsidRDefault="000A3A04" w:rsidP="000A3A04">
            <w:pPr>
              <w:pStyle w:val="Heading4"/>
              <w:shd w:val="clear" w:color="auto" w:fill="FFFFFF"/>
              <w:spacing w:before="0" w:after="300"/>
              <w:outlineLvl w:val="3"/>
              <w:rPr>
                <w:rFonts w:ascii="Arial" w:hAnsi="Arial" w:cs="Arial"/>
                <w:b w:val="0"/>
                <w:bCs w:val="0"/>
                <w:color w:val="800080"/>
              </w:rPr>
            </w:pPr>
            <w:r>
              <w:rPr>
                <w:rFonts w:ascii="Arial" w:hAnsi="Arial" w:cs="Arial"/>
                <w:b w:val="0"/>
                <w:bCs w:val="0"/>
                <w:color w:val="800080"/>
              </w:rPr>
              <w:t>Lưu ý:</w:t>
            </w:r>
          </w:p>
          <w:p w:rsidR="000A3A04" w:rsidRDefault="000A3A04" w:rsidP="000A3A04">
            <w:pPr>
              <w:numPr>
                <w:ilvl w:val="0"/>
                <w:numId w:val="16"/>
              </w:numPr>
              <w:shd w:val="clear" w:color="auto" w:fill="FFFFFF"/>
              <w:spacing w:before="100" w:beforeAutospacing="1" w:after="100" w:afterAutospacing="1"/>
              <w:rPr>
                <w:rFonts w:ascii="Segoe UI" w:hAnsi="Segoe UI" w:cs="Segoe UI"/>
                <w:color w:val="222C37"/>
              </w:rPr>
            </w:pPr>
            <w:r>
              <w:rPr>
                <w:rFonts w:ascii="Segoe UI" w:hAnsi="Segoe UI" w:cs="Segoe UI"/>
                <w:color w:val="222C37"/>
              </w:rPr>
              <w:t>Người ta dùng </w:t>
            </w:r>
            <w:r>
              <w:rPr>
                <w:rStyle w:val="Strong"/>
                <w:rFonts w:ascii="Segoe UI" w:hAnsi="Segoe UI" w:cs="Segoe UI"/>
                <w:color w:val="222C37"/>
              </w:rPr>
              <w:t>Property </w:t>
            </w:r>
            <w:r>
              <w:rPr>
                <w:rFonts w:ascii="Segoe UI" w:hAnsi="Segoe UI" w:cs="Segoe UI"/>
                <w:color w:val="222C37"/>
              </w:rPr>
              <w:t>thay cho phương thức truy vấn, phương thức cập nhật vì thế tên </w:t>
            </w:r>
            <w:r>
              <w:rPr>
                <w:rStyle w:val="Strong"/>
                <w:rFonts w:ascii="Segoe UI" w:hAnsi="Segoe UI" w:cs="Segoe UI"/>
                <w:color w:val="222C37"/>
              </w:rPr>
              <w:t>property </w:t>
            </w:r>
            <w:r>
              <w:rPr>
                <w:rFonts w:ascii="Segoe UI" w:hAnsi="Segoe UI" w:cs="Segoe UI"/>
                <w:color w:val="222C37"/>
              </w:rPr>
              <w:t>thường phải làm gợi nhớ đến tên thuộc tính </w:t>
            </w:r>
            <w:r>
              <w:rPr>
                <w:rStyle w:val="Strong"/>
                <w:rFonts w:ascii="Segoe UI" w:hAnsi="Segoe UI" w:cs="Segoe UI"/>
                <w:color w:val="0000FF"/>
              </w:rPr>
              <w:t>private </w:t>
            </w:r>
            <w:r>
              <w:rPr>
                <w:rFonts w:ascii="Segoe UI" w:hAnsi="Segoe UI" w:cs="Segoe UI"/>
                <w:color w:val="222C37"/>
              </w:rPr>
              <w:t>bên trong lớp.</w:t>
            </w:r>
          </w:p>
          <w:p w:rsidR="000A3A04" w:rsidRDefault="000A3A04" w:rsidP="000A3A04">
            <w:pPr>
              <w:numPr>
                <w:ilvl w:val="0"/>
                <w:numId w:val="16"/>
              </w:numPr>
              <w:shd w:val="clear" w:color="auto" w:fill="FFFFFF"/>
              <w:spacing w:before="100" w:beforeAutospacing="1" w:after="100" w:afterAutospacing="1"/>
              <w:rPr>
                <w:rFonts w:ascii="Segoe UI" w:hAnsi="Segoe UI" w:cs="Segoe UI"/>
                <w:color w:val="222C37"/>
              </w:rPr>
            </w:pPr>
            <w:r>
              <w:rPr>
                <w:rFonts w:ascii="Segoe UI" w:hAnsi="Segoe UI" w:cs="Segoe UI"/>
                <w:color w:val="222C37"/>
              </w:rPr>
              <w:t>Tuỳ theo nhu cầu và tính bảo mật mà người lập trình có thể ngăn không cho gán giá trị hoặc ngăn không cho lấy dữ liệu bằng cách bỏ đi từ khoá tương ứng.</w:t>
            </w:r>
          </w:p>
          <w:p w:rsidR="000A3A04" w:rsidRPr="00FA54BB" w:rsidRDefault="000A3A04" w:rsidP="000A3A04">
            <w:pPr>
              <w:shd w:val="clear" w:color="auto" w:fill="FFFFFF"/>
              <w:spacing w:before="100" w:beforeAutospacing="1" w:after="100" w:afterAutospacing="1"/>
              <w:ind w:left="720"/>
              <w:rPr>
                <w:rFonts w:ascii="Segoe UI" w:eastAsia="Times New Roman" w:hAnsi="Segoe UI" w:cs="Segoe UI"/>
                <w:color w:val="222C37"/>
                <w:sz w:val="24"/>
                <w:szCs w:val="24"/>
              </w:rPr>
            </w:pPr>
          </w:p>
          <w:p w:rsidR="00FA54BB" w:rsidRPr="00FA54BB" w:rsidRDefault="00FA54BB" w:rsidP="00FA54BB">
            <w:pPr>
              <w:shd w:val="clear" w:color="auto" w:fill="FFFFFF"/>
              <w:spacing w:before="100" w:beforeAutospacing="1" w:after="100" w:afterAutospacing="1"/>
              <w:ind w:left="720"/>
              <w:rPr>
                <w:rFonts w:ascii="Segoe UI" w:eastAsia="Times New Roman" w:hAnsi="Segoe UI" w:cs="Segoe UI"/>
                <w:color w:val="222C37"/>
                <w:sz w:val="24"/>
                <w:szCs w:val="24"/>
              </w:rPr>
            </w:pPr>
          </w:p>
          <w:p w:rsidR="00FA54BB" w:rsidRPr="00FA54BB" w:rsidRDefault="00FA54BB" w:rsidP="00FA54BB">
            <w:pPr>
              <w:shd w:val="clear" w:color="auto" w:fill="FFFFFF"/>
              <w:spacing w:after="270"/>
              <w:ind w:left="360"/>
              <w:rPr>
                <w:rFonts w:ascii="Segoe UI" w:eastAsia="Times New Roman" w:hAnsi="Segoe UI" w:cs="Segoe UI"/>
                <w:color w:val="222C37"/>
                <w:sz w:val="24"/>
                <w:szCs w:val="24"/>
              </w:rPr>
            </w:pPr>
          </w:p>
          <w:p w:rsidR="00FA54BB" w:rsidRDefault="00FA54BB" w:rsidP="00FA54BB">
            <w:pPr>
              <w:shd w:val="clear" w:color="auto" w:fill="FFFFFF"/>
              <w:spacing w:before="100" w:beforeAutospacing="1" w:after="100" w:afterAutospacing="1"/>
              <w:rPr>
                <w:rFonts w:ascii="Segoe UI" w:hAnsi="Segoe UI" w:cs="Segoe UI"/>
                <w:color w:val="222C37"/>
              </w:rPr>
            </w:pPr>
          </w:p>
          <w:p w:rsidR="00FA54BB" w:rsidRPr="001F6BA3" w:rsidRDefault="00FA54BB" w:rsidP="00DB5ADF">
            <w:pPr>
              <w:rPr>
                <w:rFonts w:ascii="Times New Roman" w:hAnsi="Times New Roman" w:cs="Times New Roman"/>
                <w:noProof/>
                <w:sz w:val="28"/>
                <w:szCs w:val="28"/>
              </w:rPr>
            </w:pPr>
          </w:p>
        </w:tc>
      </w:tr>
      <w:tr w:rsidR="001F6BA3" w:rsidRPr="001F6BA3" w:rsidTr="00B75171">
        <w:trPr>
          <w:trHeight w:val="165"/>
        </w:trPr>
        <w:tc>
          <w:tcPr>
            <w:tcW w:w="2160" w:type="dxa"/>
          </w:tcPr>
          <w:p w:rsidR="001F6BA3" w:rsidRDefault="00B50DBE" w:rsidP="00DB5ADF">
            <w:pPr>
              <w:rPr>
                <w:rFonts w:ascii="Times New Roman" w:hAnsi="Times New Roman" w:cs="Times New Roman"/>
                <w:b/>
                <w:sz w:val="28"/>
                <w:szCs w:val="28"/>
              </w:rPr>
            </w:pPr>
            <w:r>
              <w:rPr>
                <w:rFonts w:ascii="Times New Roman" w:hAnsi="Times New Roman" w:cs="Times New Roman"/>
                <w:b/>
                <w:sz w:val="28"/>
                <w:szCs w:val="28"/>
              </w:rPr>
              <w:lastRenderedPageBreak/>
              <w:t>Static</w:t>
            </w:r>
            <w:r w:rsidR="000110DA">
              <w:rPr>
                <w:rFonts w:ascii="Times New Roman" w:hAnsi="Times New Roman" w:cs="Times New Roman"/>
                <w:b/>
                <w:sz w:val="28"/>
                <w:szCs w:val="28"/>
              </w:rPr>
              <w:t>(tĩnh)</w:t>
            </w:r>
          </w:p>
          <w:p w:rsidR="000110DA" w:rsidRDefault="000110DA"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B1860" w:rsidRDefault="000B1860" w:rsidP="00DB5ADF">
            <w:pPr>
              <w:rPr>
                <w:rFonts w:ascii="Times New Roman" w:hAnsi="Times New Roman" w:cs="Times New Roman"/>
                <w:b/>
                <w:sz w:val="28"/>
                <w:szCs w:val="28"/>
              </w:rPr>
            </w:pPr>
          </w:p>
          <w:p w:rsidR="000110DA" w:rsidRPr="001F6BA3" w:rsidRDefault="000110DA" w:rsidP="00DB5ADF">
            <w:pPr>
              <w:rPr>
                <w:rFonts w:ascii="Times New Roman" w:hAnsi="Times New Roman" w:cs="Times New Roman"/>
                <w:b/>
                <w:sz w:val="28"/>
                <w:szCs w:val="28"/>
              </w:rPr>
            </w:pPr>
          </w:p>
        </w:tc>
        <w:tc>
          <w:tcPr>
            <w:tcW w:w="3240" w:type="dxa"/>
            <w:gridSpan w:val="2"/>
          </w:tcPr>
          <w:p w:rsidR="000110DA" w:rsidRDefault="000110DA" w:rsidP="000110DA">
            <w:pPr>
              <w:pStyle w:val="Heading2"/>
              <w:shd w:val="clear" w:color="auto" w:fill="FFFFFF"/>
              <w:spacing w:before="0" w:beforeAutospacing="0" w:after="300" w:afterAutospacing="0"/>
              <w:outlineLvl w:val="1"/>
              <w:rPr>
                <w:rFonts w:ascii="Arial" w:hAnsi="Arial" w:cs="Arial"/>
                <w:b w:val="0"/>
                <w:bCs w:val="0"/>
                <w:color w:val="800080"/>
              </w:rPr>
            </w:pPr>
            <w:r>
              <w:rPr>
                <w:rFonts w:ascii="Arial" w:hAnsi="Arial" w:cs="Arial"/>
                <w:b w:val="0"/>
                <w:bCs w:val="0"/>
                <w:color w:val="800080"/>
              </w:rPr>
              <w:lastRenderedPageBreak/>
              <w:t>Đặc điểm của thành viên tĩnh</w:t>
            </w:r>
          </w:p>
          <w:p w:rsidR="00154383" w:rsidRDefault="00154383" w:rsidP="000110DA">
            <w:pPr>
              <w:pStyle w:val="Heading2"/>
              <w:shd w:val="clear" w:color="auto" w:fill="FFFFFF"/>
              <w:spacing w:before="0" w:beforeAutospacing="0" w:after="300" w:afterAutospacing="0"/>
              <w:outlineLvl w:val="1"/>
              <w:rPr>
                <w:rFonts w:ascii="Arial" w:hAnsi="Arial" w:cs="Arial"/>
                <w:b w:val="0"/>
                <w:bCs w:val="0"/>
                <w:color w:val="800080"/>
              </w:rPr>
            </w:pPr>
          </w:p>
          <w:p w:rsidR="00154383" w:rsidRDefault="00154383" w:rsidP="000110DA">
            <w:pPr>
              <w:pStyle w:val="Heading2"/>
              <w:shd w:val="clear" w:color="auto" w:fill="FFFFFF"/>
              <w:spacing w:before="0" w:beforeAutospacing="0" w:after="300" w:afterAutospacing="0"/>
              <w:outlineLvl w:val="1"/>
              <w:rPr>
                <w:rFonts w:ascii="Arial" w:hAnsi="Arial" w:cs="Arial"/>
                <w:b w:val="0"/>
                <w:bCs w:val="0"/>
                <w:color w:val="800080"/>
              </w:rPr>
            </w:pPr>
          </w:p>
          <w:p w:rsidR="00154383" w:rsidRDefault="00154383" w:rsidP="000110DA">
            <w:pPr>
              <w:pStyle w:val="Heading2"/>
              <w:shd w:val="clear" w:color="auto" w:fill="FFFFFF"/>
              <w:spacing w:before="0" w:beforeAutospacing="0" w:after="300" w:afterAutospacing="0"/>
              <w:outlineLvl w:val="1"/>
              <w:rPr>
                <w:rFonts w:ascii="Arial" w:hAnsi="Arial" w:cs="Arial"/>
                <w:b w:val="0"/>
                <w:bCs w:val="0"/>
                <w:color w:val="800080"/>
              </w:rPr>
            </w:pPr>
          </w:p>
          <w:p w:rsidR="00154383" w:rsidRDefault="00154383" w:rsidP="000110DA">
            <w:pPr>
              <w:pStyle w:val="Heading2"/>
              <w:shd w:val="clear" w:color="auto" w:fill="FFFFFF"/>
              <w:spacing w:before="0" w:beforeAutospacing="0" w:after="300" w:afterAutospacing="0"/>
              <w:outlineLvl w:val="1"/>
              <w:rPr>
                <w:rFonts w:ascii="Arial" w:hAnsi="Arial" w:cs="Arial"/>
                <w:b w:val="0"/>
                <w:bCs w:val="0"/>
                <w:color w:val="800080"/>
              </w:rPr>
            </w:pPr>
          </w:p>
          <w:p w:rsidR="00154383" w:rsidRDefault="00154383" w:rsidP="000110DA">
            <w:pPr>
              <w:pStyle w:val="Heading2"/>
              <w:shd w:val="clear" w:color="auto" w:fill="FFFFFF"/>
              <w:spacing w:before="0" w:beforeAutospacing="0" w:after="300" w:afterAutospacing="0"/>
              <w:outlineLvl w:val="1"/>
              <w:rPr>
                <w:rFonts w:ascii="Arial" w:hAnsi="Arial" w:cs="Arial"/>
                <w:b w:val="0"/>
                <w:bCs w:val="0"/>
                <w:color w:val="800080"/>
              </w:rPr>
            </w:pPr>
          </w:p>
          <w:p w:rsidR="00154383" w:rsidRDefault="00154383" w:rsidP="000110DA">
            <w:pPr>
              <w:pStyle w:val="Heading2"/>
              <w:shd w:val="clear" w:color="auto" w:fill="FFFFFF"/>
              <w:spacing w:before="0" w:beforeAutospacing="0" w:after="300" w:afterAutospacing="0"/>
              <w:outlineLvl w:val="1"/>
              <w:rPr>
                <w:rFonts w:ascii="Arial" w:hAnsi="Arial" w:cs="Arial"/>
                <w:b w:val="0"/>
                <w:bCs w:val="0"/>
                <w:color w:val="800080"/>
              </w:rPr>
            </w:pPr>
          </w:p>
          <w:p w:rsidR="00154383" w:rsidRDefault="00154383" w:rsidP="000110DA">
            <w:pPr>
              <w:pStyle w:val="Heading2"/>
              <w:shd w:val="clear" w:color="auto" w:fill="FFFFFF"/>
              <w:spacing w:before="0" w:beforeAutospacing="0" w:after="300" w:afterAutospacing="0"/>
              <w:outlineLvl w:val="1"/>
              <w:rPr>
                <w:rFonts w:ascii="Arial" w:hAnsi="Arial" w:cs="Arial"/>
                <w:b w:val="0"/>
                <w:bCs w:val="0"/>
                <w:color w:val="800080"/>
              </w:rPr>
            </w:pPr>
          </w:p>
          <w:p w:rsidR="00154383" w:rsidRDefault="00154383" w:rsidP="000110DA">
            <w:pPr>
              <w:pStyle w:val="Heading2"/>
              <w:shd w:val="clear" w:color="auto" w:fill="FFFFFF"/>
              <w:spacing w:before="0" w:beforeAutospacing="0" w:after="300" w:afterAutospacing="0"/>
              <w:outlineLvl w:val="1"/>
              <w:rPr>
                <w:rFonts w:ascii="Arial" w:hAnsi="Arial" w:cs="Arial"/>
                <w:b w:val="0"/>
                <w:bCs w:val="0"/>
                <w:color w:val="800080"/>
              </w:rPr>
            </w:pPr>
          </w:p>
          <w:p w:rsidR="00154383" w:rsidRDefault="00154383" w:rsidP="000110DA">
            <w:pPr>
              <w:pStyle w:val="Heading2"/>
              <w:shd w:val="clear" w:color="auto" w:fill="FFFFFF"/>
              <w:spacing w:before="0" w:beforeAutospacing="0" w:after="300" w:afterAutospacing="0"/>
              <w:outlineLvl w:val="1"/>
              <w:rPr>
                <w:rFonts w:ascii="Arial" w:hAnsi="Arial" w:cs="Arial"/>
                <w:b w:val="0"/>
                <w:bCs w:val="0"/>
                <w:color w:val="800080"/>
              </w:rPr>
            </w:pPr>
          </w:p>
          <w:p w:rsidR="00154383" w:rsidRDefault="00154383" w:rsidP="000110DA">
            <w:pPr>
              <w:pStyle w:val="Heading2"/>
              <w:shd w:val="clear" w:color="auto" w:fill="FFFFFF"/>
              <w:spacing w:before="0" w:beforeAutospacing="0" w:after="300" w:afterAutospacing="0"/>
              <w:outlineLvl w:val="1"/>
              <w:rPr>
                <w:rFonts w:ascii="Arial" w:hAnsi="Arial" w:cs="Arial"/>
                <w:b w:val="0"/>
                <w:bCs w:val="0"/>
                <w:color w:val="800080"/>
              </w:rPr>
            </w:pPr>
          </w:p>
          <w:p w:rsidR="00154383" w:rsidRDefault="00154383" w:rsidP="000110DA">
            <w:pPr>
              <w:pStyle w:val="Heading2"/>
              <w:shd w:val="clear" w:color="auto" w:fill="FFFFFF"/>
              <w:spacing w:before="0" w:beforeAutospacing="0" w:after="300" w:afterAutospacing="0"/>
              <w:outlineLvl w:val="1"/>
              <w:rPr>
                <w:rFonts w:ascii="Arial" w:hAnsi="Arial" w:cs="Arial"/>
                <w:b w:val="0"/>
                <w:bCs w:val="0"/>
                <w:color w:val="800080"/>
              </w:rPr>
            </w:pPr>
          </w:p>
          <w:p w:rsidR="00154383" w:rsidRDefault="00154383" w:rsidP="000110DA">
            <w:pPr>
              <w:pStyle w:val="Heading2"/>
              <w:shd w:val="clear" w:color="auto" w:fill="FFFFFF"/>
              <w:spacing w:before="0" w:beforeAutospacing="0" w:after="300" w:afterAutospacing="0"/>
              <w:outlineLvl w:val="1"/>
              <w:rPr>
                <w:rFonts w:ascii="Arial" w:hAnsi="Arial" w:cs="Arial"/>
                <w:b w:val="0"/>
                <w:bCs w:val="0"/>
                <w:color w:val="800080"/>
              </w:rPr>
            </w:pPr>
          </w:p>
          <w:p w:rsidR="00154383" w:rsidRDefault="00154383" w:rsidP="000110DA">
            <w:pPr>
              <w:pStyle w:val="Heading2"/>
              <w:shd w:val="clear" w:color="auto" w:fill="FFFFFF"/>
              <w:spacing w:before="0" w:beforeAutospacing="0" w:after="300" w:afterAutospacing="0"/>
              <w:outlineLvl w:val="1"/>
              <w:rPr>
                <w:rFonts w:ascii="Arial" w:hAnsi="Arial" w:cs="Arial"/>
                <w:b w:val="0"/>
                <w:bCs w:val="0"/>
                <w:color w:val="800080"/>
              </w:rPr>
            </w:pPr>
          </w:p>
          <w:p w:rsidR="00154383" w:rsidRDefault="00154383" w:rsidP="000110DA">
            <w:pPr>
              <w:pStyle w:val="Heading2"/>
              <w:shd w:val="clear" w:color="auto" w:fill="FFFFFF"/>
              <w:spacing w:before="0" w:beforeAutospacing="0" w:after="300" w:afterAutospacing="0"/>
              <w:outlineLvl w:val="1"/>
              <w:rPr>
                <w:rFonts w:ascii="Arial" w:hAnsi="Arial" w:cs="Arial"/>
                <w:b w:val="0"/>
                <w:bCs w:val="0"/>
                <w:color w:val="800080"/>
              </w:rPr>
            </w:pPr>
          </w:p>
          <w:p w:rsidR="00154383" w:rsidRDefault="00154383" w:rsidP="000110DA">
            <w:pPr>
              <w:pStyle w:val="Heading2"/>
              <w:shd w:val="clear" w:color="auto" w:fill="FFFFFF"/>
              <w:spacing w:before="0" w:beforeAutospacing="0" w:after="300" w:afterAutospacing="0"/>
              <w:outlineLvl w:val="1"/>
              <w:rPr>
                <w:rFonts w:ascii="Arial" w:hAnsi="Arial" w:cs="Arial"/>
                <w:b w:val="0"/>
                <w:bCs w:val="0"/>
                <w:color w:val="800080"/>
              </w:rPr>
            </w:pPr>
          </w:p>
          <w:p w:rsidR="00154383" w:rsidRDefault="00154383" w:rsidP="000110DA">
            <w:pPr>
              <w:pStyle w:val="Heading2"/>
              <w:shd w:val="clear" w:color="auto" w:fill="FFFFFF"/>
              <w:spacing w:before="0" w:beforeAutospacing="0" w:after="300" w:afterAutospacing="0"/>
              <w:outlineLvl w:val="1"/>
              <w:rPr>
                <w:rFonts w:ascii="Arial" w:hAnsi="Arial" w:cs="Arial"/>
                <w:b w:val="0"/>
                <w:bCs w:val="0"/>
                <w:color w:val="800080"/>
              </w:rPr>
            </w:pPr>
          </w:p>
          <w:p w:rsidR="00154383" w:rsidRDefault="00154383" w:rsidP="00154383">
            <w:pPr>
              <w:pStyle w:val="Heading3"/>
              <w:shd w:val="clear" w:color="auto" w:fill="FFFFFF"/>
              <w:spacing w:before="0" w:after="300"/>
              <w:outlineLvl w:val="2"/>
              <w:rPr>
                <w:rFonts w:ascii="Arial" w:hAnsi="Arial" w:cs="Arial"/>
                <w:b w:val="0"/>
                <w:bCs w:val="0"/>
                <w:color w:val="800080"/>
                <w:sz w:val="40"/>
                <w:szCs w:val="40"/>
              </w:rPr>
            </w:pPr>
            <w:r w:rsidRPr="00012673">
              <w:rPr>
                <w:rFonts w:ascii="Arial" w:hAnsi="Arial" w:cs="Arial"/>
                <w:b w:val="0"/>
                <w:bCs w:val="0"/>
                <w:color w:val="800080"/>
                <w:sz w:val="40"/>
                <w:szCs w:val="40"/>
              </w:rPr>
              <w:t>Lớp tĩnh có các đặc điểm</w:t>
            </w:r>
          </w:p>
          <w:p w:rsidR="00012673" w:rsidRDefault="00012673" w:rsidP="00012673"/>
          <w:p w:rsidR="00012673" w:rsidRDefault="00012673" w:rsidP="00012673"/>
          <w:p w:rsidR="00012673" w:rsidRDefault="00012673" w:rsidP="00012673"/>
          <w:p w:rsidR="00012673" w:rsidRDefault="00012673" w:rsidP="00012673"/>
          <w:p w:rsidR="00012673" w:rsidRDefault="00012673" w:rsidP="00012673"/>
          <w:p w:rsidR="00012673" w:rsidRDefault="00012673" w:rsidP="00012673"/>
          <w:p w:rsidR="00012673" w:rsidRDefault="00012673" w:rsidP="00012673"/>
          <w:p w:rsidR="00012673" w:rsidRDefault="00012673" w:rsidP="00012673"/>
          <w:p w:rsidR="00012673" w:rsidRDefault="00012673" w:rsidP="00012673"/>
          <w:p w:rsidR="00012673" w:rsidRDefault="00012673" w:rsidP="00012673"/>
          <w:p w:rsidR="00012673" w:rsidRDefault="00012673" w:rsidP="00012673"/>
          <w:p w:rsidR="00012673" w:rsidRDefault="00012673" w:rsidP="00012673"/>
          <w:p w:rsidR="00012673" w:rsidRDefault="00012673" w:rsidP="00012673"/>
          <w:p w:rsidR="00012673" w:rsidRDefault="00012673" w:rsidP="00012673"/>
          <w:p w:rsidR="00012673" w:rsidRDefault="00012673" w:rsidP="00012673"/>
          <w:p w:rsidR="00012673" w:rsidRDefault="00012673" w:rsidP="00012673"/>
          <w:p w:rsidR="00012673" w:rsidRDefault="00012673" w:rsidP="00012673"/>
          <w:p w:rsidR="00012673" w:rsidRDefault="00012673" w:rsidP="00012673"/>
          <w:p w:rsidR="00012673" w:rsidRDefault="00012673" w:rsidP="00012673"/>
          <w:p w:rsidR="00012673" w:rsidRDefault="00012673" w:rsidP="00012673"/>
          <w:p w:rsidR="00012673" w:rsidRDefault="00012673" w:rsidP="00012673"/>
          <w:p w:rsidR="00012673" w:rsidRDefault="00012673" w:rsidP="00012673">
            <w:pPr>
              <w:pStyle w:val="Heading3"/>
              <w:shd w:val="clear" w:color="auto" w:fill="FFFFFF"/>
              <w:spacing w:before="0" w:after="300"/>
              <w:outlineLvl w:val="2"/>
              <w:rPr>
                <w:rFonts w:ascii="Arial" w:hAnsi="Arial" w:cs="Arial"/>
                <w:b w:val="0"/>
                <w:bCs w:val="0"/>
                <w:color w:val="800080"/>
              </w:rPr>
            </w:pPr>
          </w:p>
          <w:p w:rsidR="00012673" w:rsidRDefault="00012673" w:rsidP="00012673">
            <w:pPr>
              <w:pStyle w:val="Heading3"/>
              <w:shd w:val="clear" w:color="auto" w:fill="FFFFFF"/>
              <w:spacing w:before="0" w:after="300"/>
              <w:outlineLvl w:val="2"/>
              <w:rPr>
                <w:rFonts w:ascii="Arial" w:hAnsi="Arial" w:cs="Arial"/>
                <w:b w:val="0"/>
                <w:bCs w:val="0"/>
                <w:color w:val="800080"/>
              </w:rPr>
            </w:pPr>
            <w:r>
              <w:rPr>
                <w:rFonts w:ascii="Arial" w:hAnsi="Arial" w:cs="Arial"/>
                <w:b w:val="0"/>
                <w:bCs w:val="0"/>
                <w:color w:val="800080"/>
              </w:rPr>
              <w:t>Đặc điểm của constructor tĩnh</w:t>
            </w:r>
          </w:p>
          <w:p w:rsidR="00012673" w:rsidRPr="00012673" w:rsidRDefault="00012673" w:rsidP="00012673"/>
          <w:p w:rsidR="00154383" w:rsidRDefault="00154383" w:rsidP="000110DA">
            <w:pPr>
              <w:pStyle w:val="Heading2"/>
              <w:shd w:val="clear" w:color="auto" w:fill="FFFFFF"/>
              <w:spacing w:before="0" w:beforeAutospacing="0" w:after="300" w:afterAutospacing="0"/>
              <w:outlineLvl w:val="1"/>
              <w:rPr>
                <w:rFonts w:ascii="Arial" w:hAnsi="Arial" w:cs="Arial"/>
                <w:b w:val="0"/>
                <w:bCs w:val="0"/>
                <w:color w:val="800080"/>
              </w:rPr>
            </w:pPr>
          </w:p>
          <w:p w:rsidR="001F6BA3" w:rsidRPr="001F6BA3" w:rsidRDefault="001F6BA3" w:rsidP="00DB5ADF">
            <w:pPr>
              <w:rPr>
                <w:rFonts w:ascii="Times New Roman" w:hAnsi="Times New Roman" w:cs="Times New Roman"/>
                <w:sz w:val="28"/>
                <w:szCs w:val="28"/>
              </w:rPr>
            </w:pPr>
          </w:p>
        </w:tc>
        <w:tc>
          <w:tcPr>
            <w:tcW w:w="6300" w:type="dxa"/>
          </w:tcPr>
          <w:p w:rsidR="000110DA" w:rsidRPr="000110DA" w:rsidRDefault="000110DA" w:rsidP="000110DA">
            <w:pPr>
              <w:shd w:val="clear" w:color="auto" w:fill="FFFFFF"/>
              <w:spacing w:after="270"/>
              <w:rPr>
                <w:rFonts w:ascii="Segoe UI" w:eastAsia="Times New Roman" w:hAnsi="Segoe UI" w:cs="Segoe UI"/>
                <w:color w:val="222C37"/>
                <w:sz w:val="24"/>
                <w:szCs w:val="24"/>
              </w:rPr>
            </w:pPr>
            <w:r w:rsidRPr="000110DA">
              <w:rPr>
                <w:rFonts w:ascii="Segoe UI" w:eastAsia="Times New Roman" w:hAnsi="Segoe UI" w:cs="Segoe UI"/>
                <w:color w:val="222C37"/>
                <w:sz w:val="24"/>
                <w:szCs w:val="24"/>
              </w:rPr>
              <w:lastRenderedPageBreak/>
              <w:t>Bạn có thể hiểu </w:t>
            </w:r>
            <w:r w:rsidRPr="000110DA">
              <w:rPr>
                <w:rFonts w:ascii="Segoe UI" w:eastAsia="Times New Roman" w:hAnsi="Segoe UI" w:cs="Segoe UI"/>
                <w:b/>
                <w:bCs/>
                <w:color w:val="222C37"/>
                <w:sz w:val="24"/>
                <w:szCs w:val="24"/>
              </w:rPr>
              <w:t>biến tĩnh</w:t>
            </w:r>
            <w:r w:rsidRPr="000110DA">
              <w:rPr>
                <w:rFonts w:ascii="Segoe UI" w:eastAsia="Times New Roman" w:hAnsi="Segoe UI" w:cs="Segoe UI"/>
                <w:color w:val="222C37"/>
                <w:sz w:val="24"/>
                <w:szCs w:val="24"/>
              </w:rPr>
              <w:t> là:</w:t>
            </w:r>
          </w:p>
          <w:p w:rsidR="000110DA" w:rsidRPr="000110DA" w:rsidRDefault="000110DA" w:rsidP="000110DA">
            <w:pPr>
              <w:numPr>
                <w:ilvl w:val="0"/>
                <w:numId w:val="20"/>
              </w:numPr>
              <w:shd w:val="clear" w:color="auto" w:fill="FFFFFF"/>
              <w:spacing w:before="100" w:beforeAutospacing="1" w:after="100" w:afterAutospacing="1"/>
              <w:rPr>
                <w:rFonts w:ascii="Segoe UI" w:eastAsia="Times New Roman" w:hAnsi="Segoe UI" w:cs="Segoe UI"/>
                <w:color w:val="222C37"/>
                <w:sz w:val="24"/>
                <w:szCs w:val="24"/>
              </w:rPr>
            </w:pPr>
            <w:r w:rsidRPr="000110DA">
              <w:rPr>
                <w:rFonts w:ascii="Segoe UI" w:eastAsia="Times New Roman" w:hAnsi="Segoe UI" w:cs="Segoe UI"/>
                <w:color w:val="222C37"/>
                <w:sz w:val="24"/>
                <w:szCs w:val="24"/>
              </w:rPr>
              <w:t>Một biến dùng chung cho mọi đối tượng thuộc lớp.</w:t>
            </w:r>
          </w:p>
          <w:p w:rsidR="000110DA" w:rsidRPr="000110DA" w:rsidRDefault="000110DA" w:rsidP="000110DA">
            <w:pPr>
              <w:numPr>
                <w:ilvl w:val="0"/>
                <w:numId w:val="20"/>
              </w:numPr>
              <w:shd w:val="clear" w:color="auto" w:fill="FFFFFF"/>
              <w:spacing w:before="100" w:beforeAutospacing="1" w:after="100" w:afterAutospacing="1"/>
              <w:rPr>
                <w:rFonts w:ascii="Segoe UI" w:eastAsia="Times New Roman" w:hAnsi="Segoe UI" w:cs="Segoe UI"/>
                <w:color w:val="222C37"/>
                <w:sz w:val="24"/>
                <w:szCs w:val="24"/>
              </w:rPr>
            </w:pPr>
            <w:r w:rsidRPr="000110DA">
              <w:rPr>
                <w:rFonts w:ascii="Segoe UI" w:eastAsia="Times New Roman" w:hAnsi="Segoe UI" w:cs="Segoe UI"/>
                <w:color w:val="222C37"/>
                <w:sz w:val="24"/>
                <w:szCs w:val="24"/>
              </w:rPr>
              <w:t>Nó được khởi tạo vùng nhớ 1 lần duy nhất ngay khi chương trình được nạp vào bộ nhớ để thực thi và huỷ khi kết thúc chương trình.</w:t>
            </w:r>
          </w:p>
          <w:p w:rsidR="000110DA" w:rsidRPr="000110DA" w:rsidRDefault="000110DA" w:rsidP="000110DA">
            <w:pPr>
              <w:shd w:val="clear" w:color="auto" w:fill="FFFFFF"/>
              <w:spacing w:after="270"/>
              <w:rPr>
                <w:rFonts w:ascii="Segoe UI" w:eastAsia="Times New Roman" w:hAnsi="Segoe UI" w:cs="Segoe UI"/>
                <w:color w:val="222C37"/>
                <w:sz w:val="24"/>
                <w:szCs w:val="24"/>
              </w:rPr>
            </w:pPr>
            <w:r w:rsidRPr="000110DA">
              <w:rPr>
                <w:rFonts w:ascii="Segoe UI" w:eastAsia="Times New Roman" w:hAnsi="Segoe UI" w:cs="Segoe UI"/>
                <w:color w:val="222C37"/>
                <w:sz w:val="24"/>
                <w:szCs w:val="24"/>
              </w:rPr>
              <w:t>Bình thường các thuộc tính, phương thức sẽ có đặc điểm:</w:t>
            </w:r>
          </w:p>
          <w:p w:rsidR="000110DA" w:rsidRPr="000110DA" w:rsidRDefault="000110DA" w:rsidP="000110DA">
            <w:pPr>
              <w:numPr>
                <w:ilvl w:val="0"/>
                <w:numId w:val="19"/>
              </w:numPr>
              <w:shd w:val="clear" w:color="auto" w:fill="FFFFFF"/>
              <w:spacing w:before="100" w:beforeAutospacing="1" w:after="100" w:afterAutospacing="1"/>
              <w:rPr>
                <w:rFonts w:ascii="Segoe UI" w:eastAsia="Times New Roman" w:hAnsi="Segoe UI" w:cs="Segoe UI"/>
                <w:color w:val="222C37"/>
                <w:sz w:val="24"/>
                <w:szCs w:val="24"/>
              </w:rPr>
            </w:pPr>
            <w:r w:rsidRPr="000110DA">
              <w:rPr>
                <w:rFonts w:ascii="Segoe UI" w:eastAsia="Times New Roman" w:hAnsi="Segoe UI" w:cs="Segoe UI"/>
                <w:color w:val="222C37"/>
                <w:sz w:val="24"/>
                <w:szCs w:val="24"/>
              </w:rPr>
              <w:t>Chỉ có thể sử dụng sau khi khởi tạo đối tượng.</w:t>
            </w:r>
          </w:p>
          <w:p w:rsidR="000110DA" w:rsidRPr="000110DA" w:rsidRDefault="000110DA" w:rsidP="000110DA">
            <w:pPr>
              <w:numPr>
                <w:ilvl w:val="0"/>
                <w:numId w:val="19"/>
              </w:numPr>
              <w:shd w:val="clear" w:color="auto" w:fill="FFFFFF"/>
              <w:spacing w:before="100" w:beforeAutospacing="1" w:after="100" w:afterAutospacing="1"/>
              <w:rPr>
                <w:rFonts w:ascii="Segoe UI" w:eastAsia="Times New Roman" w:hAnsi="Segoe UI" w:cs="Segoe UI"/>
                <w:color w:val="222C37"/>
                <w:sz w:val="24"/>
                <w:szCs w:val="24"/>
              </w:rPr>
            </w:pPr>
            <w:r w:rsidRPr="000110DA">
              <w:rPr>
                <w:rFonts w:ascii="Segoe UI" w:eastAsia="Times New Roman" w:hAnsi="Segoe UI" w:cs="Segoe UI"/>
                <w:color w:val="222C37"/>
                <w:sz w:val="24"/>
                <w:szCs w:val="24"/>
              </w:rPr>
              <w:t>Dữ liệu thuộc về riêng mỗi đối tượng (xét cùng 1 thuộc tính thì các đối tượng khác nhau thì thuộc tính đó sẽ mang các giá trị khác nhau).</w:t>
            </w:r>
          </w:p>
          <w:p w:rsidR="000110DA" w:rsidRPr="000110DA" w:rsidRDefault="000110DA" w:rsidP="000110DA">
            <w:pPr>
              <w:numPr>
                <w:ilvl w:val="0"/>
                <w:numId w:val="19"/>
              </w:numPr>
              <w:shd w:val="clear" w:color="auto" w:fill="FFFFFF"/>
              <w:spacing w:before="100" w:beforeAutospacing="1" w:after="100" w:afterAutospacing="1"/>
              <w:rPr>
                <w:rFonts w:ascii="Segoe UI" w:eastAsia="Times New Roman" w:hAnsi="Segoe UI" w:cs="Segoe UI"/>
                <w:color w:val="222C37"/>
                <w:sz w:val="24"/>
                <w:szCs w:val="24"/>
              </w:rPr>
            </w:pPr>
            <w:r w:rsidRPr="000110DA">
              <w:rPr>
                <w:rFonts w:ascii="Segoe UI" w:eastAsia="Times New Roman" w:hAnsi="Segoe UI" w:cs="Segoe UI"/>
                <w:color w:val="222C37"/>
                <w:sz w:val="24"/>
                <w:szCs w:val="24"/>
              </w:rPr>
              <w:t>Được gọi thông qua tên của đối tượng.</w:t>
            </w:r>
          </w:p>
          <w:p w:rsidR="000110DA" w:rsidRPr="000110DA" w:rsidRDefault="000110DA" w:rsidP="000110DA">
            <w:pPr>
              <w:shd w:val="clear" w:color="auto" w:fill="FFFFFF"/>
              <w:spacing w:after="270"/>
              <w:rPr>
                <w:rFonts w:ascii="Segoe UI" w:eastAsia="Times New Roman" w:hAnsi="Segoe UI" w:cs="Segoe UI"/>
                <w:color w:val="222C37"/>
                <w:sz w:val="24"/>
                <w:szCs w:val="24"/>
              </w:rPr>
            </w:pPr>
            <w:r w:rsidRPr="000110DA">
              <w:rPr>
                <w:rFonts w:ascii="Segoe UI" w:eastAsia="Times New Roman" w:hAnsi="Segoe UI" w:cs="Segoe UI"/>
                <w:color w:val="222C37"/>
                <w:sz w:val="24"/>
                <w:szCs w:val="24"/>
              </w:rPr>
              <w:t xml:space="preserve">Đôi lúc người lập trình mong muốn 1 thuộc tính nào đó được dùng chung cho mọi đối tượng (chỉ được cấp phát </w:t>
            </w:r>
            <w:r w:rsidRPr="000110DA">
              <w:rPr>
                <w:rFonts w:ascii="Segoe UI" w:eastAsia="Times New Roman" w:hAnsi="Segoe UI" w:cs="Segoe UI"/>
                <w:color w:val="222C37"/>
                <w:sz w:val="24"/>
                <w:szCs w:val="24"/>
              </w:rPr>
              <w:lastRenderedPageBreak/>
              <w:t>1 vùng nhớ duy nhất). Từ đó khái niệm </w:t>
            </w:r>
            <w:r w:rsidRPr="000110DA">
              <w:rPr>
                <w:rFonts w:ascii="Segoe UI" w:eastAsia="Times New Roman" w:hAnsi="Segoe UI" w:cs="Segoe UI"/>
                <w:b/>
                <w:bCs/>
                <w:color w:val="FF6600"/>
                <w:sz w:val="24"/>
                <w:szCs w:val="24"/>
              </w:rPr>
              <w:t>thành viên tĩnh</w:t>
            </w:r>
            <w:r w:rsidRPr="000110DA">
              <w:rPr>
                <w:rFonts w:ascii="Segoe UI" w:eastAsia="Times New Roman" w:hAnsi="Segoe UI" w:cs="Segoe UI"/>
                <w:color w:val="222C37"/>
                <w:sz w:val="24"/>
                <w:szCs w:val="24"/>
              </w:rPr>
              <w:t> ra đời.</w:t>
            </w:r>
          </w:p>
          <w:p w:rsidR="000110DA" w:rsidRPr="000110DA" w:rsidRDefault="000110DA" w:rsidP="000110DA">
            <w:pPr>
              <w:shd w:val="clear" w:color="auto" w:fill="FFFFFF"/>
              <w:spacing w:after="270"/>
              <w:rPr>
                <w:rFonts w:ascii="Segoe UI" w:eastAsia="Times New Roman" w:hAnsi="Segoe UI" w:cs="Segoe UI"/>
                <w:color w:val="222C37"/>
                <w:sz w:val="24"/>
                <w:szCs w:val="24"/>
              </w:rPr>
            </w:pPr>
            <w:r w:rsidRPr="000110DA">
              <w:rPr>
                <w:rFonts w:ascii="Segoe UI" w:eastAsia="Times New Roman" w:hAnsi="Segoe UI" w:cs="Segoe UI"/>
                <w:color w:val="222C37"/>
                <w:sz w:val="24"/>
                <w:szCs w:val="24"/>
              </w:rPr>
              <w:t>Đặc điểm của thành viên tĩnh:</w:t>
            </w:r>
          </w:p>
          <w:p w:rsidR="000110DA" w:rsidRPr="000110DA" w:rsidRDefault="000110DA" w:rsidP="000110DA">
            <w:pPr>
              <w:numPr>
                <w:ilvl w:val="0"/>
                <w:numId w:val="17"/>
              </w:numPr>
              <w:shd w:val="clear" w:color="auto" w:fill="FFFFFF"/>
              <w:spacing w:before="100" w:beforeAutospacing="1" w:after="100" w:afterAutospacing="1"/>
              <w:rPr>
                <w:rFonts w:ascii="Segoe UI" w:eastAsia="Times New Roman" w:hAnsi="Segoe UI" w:cs="Segoe UI"/>
                <w:color w:val="222C37"/>
                <w:sz w:val="24"/>
                <w:szCs w:val="24"/>
              </w:rPr>
            </w:pPr>
            <w:r w:rsidRPr="000110DA">
              <w:rPr>
                <w:rFonts w:ascii="Segoe UI" w:eastAsia="Times New Roman" w:hAnsi="Segoe UI" w:cs="Segoe UI"/>
                <w:color w:val="222C37"/>
                <w:sz w:val="24"/>
                <w:szCs w:val="24"/>
              </w:rPr>
              <w:t>Được khởi tạo </w:t>
            </w:r>
            <w:r w:rsidRPr="000110DA">
              <w:rPr>
                <w:rFonts w:ascii="Segoe UI" w:eastAsia="Times New Roman" w:hAnsi="Segoe UI" w:cs="Segoe UI"/>
                <w:b/>
                <w:bCs/>
                <w:color w:val="222C37"/>
                <w:sz w:val="24"/>
                <w:szCs w:val="24"/>
              </w:rPr>
              <w:t>1 lần duy nhất </w:t>
            </w:r>
            <w:r w:rsidRPr="000110DA">
              <w:rPr>
                <w:rFonts w:ascii="Segoe UI" w:eastAsia="Times New Roman" w:hAnsi="Segoe UI" w:cs="Segoe UI"/>
                <w:color w:val="222C37"/>
                <w:sz w:val="24"/>
                <w:szCs w:val="24"/>
              </w:rPr>
              <w:t>ngay khi biên dịch chương trình.</w:t>
            </w:r>
          </w:p>
          <w:p w:rsidR="000110DA" w:rsidRPr="000110DA" w:rsidRDefault="000110DA" w:rsidP="000110DA">
            <w:pPr>
              <w:numPr>
                <w:ilvl w:val="0"/>
                <w:numId w:val="17"/>
              </w:numPr>
              <w:shd w:val="clear" w:color="auto" w:fill="FFFFFF"/>
              <w:spacing w:before="100" w:beforeAutospacing="1" w:after="100" w:afterAutospacing="1"/>
              <w:rPr>
                <w:rFonts w:ascii="Segoe UI" w:eastAsia="Times New Roman" w:hAnsi="Segoe UI" w:cs="Segoe UI"/>
                <w:color w:val="222C37"/>
                <w:sz w:val="24"/>
                <w:szCs w:val="24"/>
              </w:rPr>
            </w:pPr>
            <w:r w:rsidRPr="000110DA">
              <w:rPr>
                <w:rFonts w:ascii="Segoe UI" w:eastAsia="Times New Roman" w:hAnsi="Segoe UI" w:cs="Segoe UI"/>
                <w:color w:val="222C37"/>
                <w:sz w:val="24"/>
                <w:szCs w:val="24"/>
              </w:rPr>
              <w:t>Có thể </w:t>
            </w:r>
            <w:r w:rsidRPr="000110DA">
              <w:rPr>
                <w:rFonts w:ascii="Segoe UI" w:eastAsia="Times New Roman" w:hAnsi="Segoe UI" w:cs="Segoe UI"/>
                <w:b/>
                <w:bCs/>
                <w:color w:val="222C37"/>
                <w:sz w:val="24"/>
                <w:szCs w:val="24"/>
              </w:rPr>
              <w:t>dùng chung</w:t>
            </w:r>
            <w:r w:rsidRPr="000110DA">
              <w:rPr>
                <w:rFonts w:ascii="Segoe UI" w:eastAsia="Times New Roman" w:hAnsi="Segoe UI" w:cs="Segoe UI"/>
                <w:color w:val="222C37"/>
                <w:sz w:val="24"/>
                <w:szCs w:val="24"/>
              </w:rPr>
              <w:t> cho mọi đối tượng.</w:t>
            </w:r>
          </w:p>
          <w:p w:rsidR="000110DA" w:rsidRPr="000110DA" w:rsidRDefault="000110DA" w:rsidP="000110DA">
            <w:pPr>
              <w:numPr>
                <w:ilvl w:val="0"/>
                <w:numId w:val="17"/>
              </w:numPr>
              <w:shd w:val="clear" w:color="auto" w:fill="FFFFFF"/>
              <w:spacing w:before="100" w:beforeAutospacing="1" w:after="100" w:afterAutospacing="1"/>
              <w:rPr>
                <w:rFonts w:ascii="Segoe UI" w:eastAsia="Times New Roman" w:hAnsi="Segoe UI" w:cs="Segoe UI"/>
                <w:color w:val="222C37"/>
                <w:sz w:val="24"/>
                <w:szCs w:val="24"/>
              </w:rPr>
            </w:pPr>
            <w:r w:rsidRPr="000110DA">
              <w:rPr>
                <w:rFonts w:ascii="Segoe UI" w:eastAsia="Times New Roman" w:hAnsi="Segoe UI" w:cs="Segoe UI"/>
                <w:b/>
                <w:bCs/>
                <w:color w:val="222C37"/>
                <w:sz w:val="24"/>
                <w:szCs w:val="24"/>
              </w:rPr>
              <w:t>Được gọi thông qua tên lớp</w:t>
            </w:r>
            <w:r w:rsidRPr="000110DA">
              <w:rPr>
                <w:rFonts w:ascii="Segoe UI" w:eastAsia="Times New Roman" w:hAnsi="Segoe UI" w:cs="Segoe UI"/>
                <w:color w:val="222C37"/>
                <w:sz w:val="24"/>
                <w:szCs w:val="24"/>
              </w:rPr>
              <w:t>.</w:t>
            </w:r>
          </w:p>
          <w:p w:rsidR="000110DA" w:rsidRPr="000110DA" w:rsidRDefault="000110DA" w:rsidP="000110DA">
            <w:pPr>
              <w:numPr>
                <w:ilvl w:val="0"/>
                <w:numId w:val="17"/>
              </w:numPr>
              <w:shd w:val="clear" w:color="auto" w:fill="FFFFFF"/>
              <w:spacing w:before="100" w:beforeAutospacing="1" w:after="100" w:afterAutospacing="1"/>
              <w:rPr>
                <w:rFonts w:ascii="Segoe UI" w:eastAsia="Times New Roman" w:hAnsi="Segoe UI" w:cs="Segoe UI"/>
                <w:color w:val="222C37"/>
                <w:sz w:val="24"/>
                <w:szCs w:val="24"/>
              </w:rPr>
            </w:pPr>
            <w:r w:rsidRPr="000110DA">
              <w:rPr>
                <w:rFonts w:ascii="Segoe UI" w:eastAsia="Times New Roman" w:hAnsi="Segoe UI" w:cs="Segoe UI"/>
                <w:color w:val="222C37"/>
                <w:sz w:val="24"/>
                <w:szCs w:val="24"/>
              </w:rPr>
              <w:t>Được </w:t>
            </w:r>
            <w:r w:rsidRPr="000110DA">
              <w:rPr>
                <w:rFonts w:ascii="Segoe UI" w:eastAsia="Times New Roman" w:hAnsi="Segoe UI" w:cs="Segoe UI"/>
                <w:b/>
                <w:bCs/>
                <w:color w:val="222C37"/>
                <w:sz w:val="24"/>
                <w:szCs w:val="24"/>
              </w:rPr>
              <w:t>huỷ khi kết thúc</w:t>
            </w:r>
            <w:r w:rsidRPr="000110DA">
              <w:rPr>
                <w:rFonts w:ascii="Segoe UI" w:eastAsia="Times New Roman" w:hAnsi="Segoe UI" w:cs="Segoe UI"/>
                <w:color w:val="222C37"/>
                <w:sz w:val="24"/>
                <w:szCs w:val="24"/>
              </w:rPr>
              <w:t> chương trình.</w:t>
            </w:r>
          </w:p>
          <w:p w:rsidR="000110DA" w:rsidRPr="000110DA" w:rsidRDefault="000110DA" w:rsidP="000110DA">
            <w:pPr>
              <w:shd w:val="clear" w:color="auto" w:fill="FFFFFF"/>
              <w:spacing w:after="270"/>
              <w:rPr>
                <w:rFonts w:ascii="Segoe UI" w:eastAsia="Times New Roman" w:hAnsi="Segoe UI" w:cs="Segoe UI"/>
                <w:color w:val="222C37"/>
                <w:sz w:val="24"/>
                <w:szCs w:val="24"/>
              </w:rPr>
            </w:pPr>
            <w:r w:rsidRPr="000110DA">
              <w:rPr>
                <w:rFonts w:ascii="Segoe UI" w:eastAsia="Times New Roman" w:hAnsi="Segoe UI" w:cs="Segoe UI"/>
                <w:color w:val="222C37"/>
                <w:sz w:val="24"/>
                <w:szCs w:val="24"/>
              </w:rPr>
              <w:t>Có 4 loại thành viên tĩnh chính:</w:t>
            </w:r>
          </w:p>
          <w:p w:rsidR="000110DA" w:rsidRPr="000110DA" w:rsidRDefault="000110DA" w:rsidP="000110DA">
            <w:pPr>
              <w:numPr>
                <w:ilvl w:val="0"/>
                <w:numId w:val="18"/>
              </w:numPr>
              <w:shd w:val="clear" w:color="auto" w:fill="FFFFFF"/>
              <w:spacing w:before="100" w:beforeAutospacing="1" w:after="100" w:afterAutospacing="1"/>
              <w:rPr>
                <w:rFonts w:ascii="Segoe UI" w:eastAsia="Times New Roman" w:hAnsi="Segoe UI" w:cs="Segoe UI"/>
                <w:color w:val="222C37"/>
                <w:sz w:val="24"/>
                <w:szCs w:val="24"/>
              </w:rPr>
            </w:pPr>
            <w:r w:rsidRPr="000110DA">
              <w:rPr>
                <w:rFonts w:ascii="Segoe UI" w:eastAsia="Times New Roman" w:hAnsi="Segoe UI" w:cs="Segoe UI"/>
                <w:color w:val="222C37"/>
                <w:sz w:val="24"/>
                <w:szCs w:val="24"/>
              </w:rPr>
              <w:t>Biến tĩnh (static variable).</w:t>
            </w:r>
          </w:p>
          <w:p w:rsidR="000110DA" w:rsidRPr="000110DA" w:rsidRDefault="000110DA" w:rsidP="000110DA">
            <w:pPr>
              <w:numPr>
                <w:ilvl w:val="0"/>
                <w:numId w:val="18"/>
              </w:numPr>
              <w:shd w:val="clear" w:color="auto" w:fill="FFFFFF"/>
              <w:spacing w:before="100" w:beforeAutospacing="1" w:after="100" w:afterAutospacing="1"/>
              <w:rPr>
                <w:rFonts w:ascii="Segoe UI" w:eastAsia="Times New Roman" w:hAnsi="Segoe UI" w:cs="Segoe UI"/>
                <w:color w:val="222C37"/>
                <w:sz w:val="24"/>
                <w:szCs w:val="24"/>
              </w:rPr>
            </w:pPr>
            <w:r w:rsidRPr="000110DA">
              <w:rPr>
                <w:rFonts w:ascii="Segoe UI" w:eastAsia="Times New Roman" w:hAnsi="Segoe UI" w:cs="Segoe UI"/>
                <w:color w:val="222C37"/>
                <w:sz w:val="24"/>
                <w:szCs w:val="24"/>
              </w:rPr>
              <w:t>Phương thức tĩnh (static method).</w:t>
            </w:r>
          </w:p>
          <w:p w:rsidR="000110DA" w:rsidRPr="000110DA" w:rsidRDefault="000110DA" w:rsidP="000110DA">
            <w:pPr>
              <w:numPr>
                <w:ilvl w:val="0"/>
                <w:numId w:val="18"/>
              </w:numPr>
              <w:shd w:val="clear" w:color="auto" w:fill="FFFFFF"/>
              <w:spacing w:before="100" w:beforeAutospacing="1" w:after="100" w:afterAutospacing="1"/>
              <w:rPr>
                <w:rFonts w:ascii="Segoe UI" w:eastAsia="Times New Roman" w:hAnsi="Segoe UI" w:cs="Segoe UI"/>
                <w:color w:val="222C37"/>
                <w:sz w:val="24"/>
                <w:szCs w:val="24"/>
              </w:rPr>
            </w:pPr>
            <w:r w:rsidRPr="000110DA">
              <w:rPr>
                <w:rFonts w:ascii="Segoe UI" w:eastAsia="Times New Roman" w:hAnsi="Segoe UI" w:cs="Segoe UI"/>
                <w:color w:val="222C37"/>
                <w:sz w:val="24"/>
                <w:szCs w:val="24"/>
              </w:rPr>
              <w:t>Lớp tĩnh (static class).</w:t>
            </w:r>
          </w:p>
          <w:p w:rsidR="000110DA" w:rsidRPr="000110DA" w:rsidRDefault="000110DA" w:rsidP="000110DA">
            <w:pPr>
              <w:numPr>
                <w:ilvl w:val="0"/>
                <w:numId w:val="18"/>
              </w:numPr>
              <w:shd w:val="clear" w:color="auto" w:fill="FFFFFF"/>
              <w:spacing w:before="100" w:beforeAutospacing="1" w:after="100" w:afterAutospacing="1"/>
              <w:rPr>
                <w:rFonts w:ascii="Segoe UI" w:eastAsia="Times New Roman" w:hAnsi="Segoe UI" w:cs="Segoe UI"/>
                <w:color w:val="222C37"/>
                <w:sz w:val="24"/>
                <w:szCs w:val="24"/>
              </w:rPr>
            </w:pPr>
            <w:r w:rsidRPr="000110DA">
              <w:rPr>
                <w:rFonts w:ascii="Segoe UI" w:eastAsia="Times New Roman" w:hAnsi="Segoe UI" w:cs="Segoe UI"/>
                <w:color w:val="222C37"/>
                <w:sz w:val="24"/>
                <w:szCs w:val="24"/>
              </w:rPr>
              <w:t>Phương thức khởi tạo tĩnh (static constructor).</w:t>
            </w:r>
          </w:p>
          <w:p w:rsidR="000110DA" w:rsidRDefault="000110DA" w:rsidP="000110DA">
            <w:pPr>
              <w:shd w:val="clear" w:color="auto" w:fill="FFFFFF"/>
              <w:spacing w:after="270"/>
              <w:rPr>
                <w:rFonts w:ascii="Segoe UI" w:eastAsia="Times New Roman" w:hAnsi="Segoe UI" w:cs="Segoe UI"/>
                <w:color w:val="222C37"/>
                <w:sz w:val="24"/>
                <w:szCs w:val="24"/>
              </w:rPr>
            </w:pPr>
            <w:r w:rsidRPr="000110DA">
              <w:rPr>
                <w:rFonts w:ascii="Segoe UI" w:eastAsia="Times New Roman" w:hAnsi="Segoe UI" w:cs="Segoe UI"/>
                <w:color w:val="222C37"/>
                <w:sz w:val="24"/>
                <w:szCs w:val="24"/>
              </w:rPr>
              <w:t>Để khai báo 1 </w:t>
            </w:r>
            <w:r w:rsidRPr="000110DA">
              <w:rPr>
                <w:rFonts w:ascii="Segoe UI" w:eastAsia="Times New Roman" w:hAnsi="Segoe UI" w:cs="Segoe UI"/>
                <w:b/>
                <w:bCs/>
                <w:color w:val="222C37"/>
                <w:sz w:val="24"/>
                <w:szCs w:val="24"/>
              </w:rPr>
              <w:t>thành viên tĩnh</w:t>
            </w:r>
            <w:r w:rsidRPr="000110DA">
              <w:rPr>
                <w:rFonts w:ascii="Segoe UI" w:eastAsia="Times New Roman" w:hAnsi="Segoe UI" w:cs="Segoe UI"/>
                <w:color w:val="222C37"/>
                <w:sz w:val="24"/>
                <w:szCs w:val="24"/>
              </w:rPr>
              <w:t> ta sử dụng từ khoá </w:t>
            </w:r>
            <w:r w:rsidRPr="000110DA">
              <w:rPr>
                <w:rFonts w:ascii="Segoe UI" w:eastAsia="Times New Roman" w:hAnsi="Segoe UI" w:cs="Segoe UI"/>
                <w:b/>
                <w:bCs/>
                <w:color w:val="0000FF"/>
                <w:sz w:val="24"/>
                <w:szCs w:val="24"/>
              </w:rPr>
              <w:t>static</w:t>
            </w:r>
            <w:r w:rsidRPr="000110DA">
              <w:rPr>
                <w:rFonts w:ascii="Segoe UI" w:eastAsia="Times New Roman" w:hAnsi="Segoe UI" w:cs="Segoe UI"/>
                <w:b/>
                <w:bCs/>
                <w:color w:val="222C37"/>
                <w:sz w:val="24"/>
                <w:szCs w:val="24"/>
              </w:rPr>
              <w:t> </w:t>
            </w:r>
            <w:r w:rsidRPr="000110DA">
              <w:rPr>
                <w:rFonts w:ascii="Segoe UI" w:eastAsia="Times New Roman" w:hAnsi="Segoe UI" w:cs="Segoe UI"/>
                <w:color w:val="222C37"/>
                <w:sz w:val="24"/>
                <w:szCs w:val="24"/>
              </w:rPr>
              <w:t>đặt trước tên biên, tên phương thức hoặc tên lớp. Chi tiết sẽ được trình bày ngày sau đây.</w:t>
            </w:r>
          </w:p>
          <w:p w:rsidR="000110DA" w:rsidRDefault="000110DA" w:rsidP="000110DA">
            <w:pPr>
              <w:shd w:val="clear" w:color="auto" w:fill="FFFFFF"/>
              <w:spacing w:after="270"/>
              <w:rPr>
                <w:rFonts w:ascii="Segoe UI" w:hAnsi="Segoe UI" w:cs="Segoe UI"/>
                <w:color w:val="222C37"/>
                <w:shd w:val="clear" w:color="auto" w:fill="FFFFFF"/>
              </w:rPr>
            </w:pPr>
            <w:r>
              <w:rPr>
                <w:rFonts w:ascii="Segoe UI" w:hAnsi="Segoe UI" w:cs="Segoe UI"/>
                <w:color w:val="222C37"/>
                <w:shd w:val="clear" w:color="auto" w:fill="FFFFFF"/>
              </w:rPr>
              <w:t>Về cách sử dụng thì bạn thao tác hoàn toàn giống 1 biến bình thường chỉ cần lưu ý là phải gọi biến này thông qua tên lớp.</w:t>
            </w:r>
          </w:p>
          <w:p w:rsidR="00154383" w:rsidRPr="00154383" w:rsidRDefault="00154383" w:rsidP="00154383">
            <w:pPr>
              <w:shd w:val="clear" w:color="auto" w:fill="FFFFFF"/>
              <w:spacing w:before="100" w:beforeAutospacing="1" w:after="100" w:afterAutospacing="1"/>
              <w:rPr>
                <w:rFonts w:ascii="Segoe UI" w:eastAsia="Times New Roman" w:hAnsi="Segoe UI" w:cs="Segoe UI"/>
                <w:color w:val="222C37"/>
                <w:sz w:val="24"/>
                <w:szCs w:val="24"/>
              </w:rPr>
            </w:pPr>
            <w:r w:rsidRPr="00154383">
              <w:rPr>
                <w:rFonts w:ascii="Segoe UI" w:eastAsia="Times New Roman" w:hAnsi="Segoe UI" w:cs="Segoe UI"/>
                <w:color w:val="222C37"/>
                <w:sz w:val="24"/>
                <w:szCs w:val="24"/>
              </w:rPr>
              <w:t>Chỉ chứa các thành phần tĩnh (biến tĩnh, phương thức tĩnh).</w:t>
            </w:r>
          </w:p>
          <w:p w:rsidR="00154383" w:rsidRPr="00154383" w:rsidRDefault="00154383" w:rsidP="00154383">
            <w:pPr>
              <w:shd w:val="clear" w:color="auto" w:fill="FFFFFF"/>
              <w:spacing w:before="100" w:beforeAutospacing="1" w:after="100" w:afterAutospacing="1"/>
              <w:rPr>
                <w:rFonts w:ascii="Segoe UI" w:eastAsia="Times New Roman" w:hAnsi="Segoe UI" w:cs="Segoe UI"/>
                <w:color w:val="222C37"/>
                <w:sz w:val="24"/>
                <w:szCs w:val="24"/>
              </w:rPr>
            </w:pPr>
            <w:r w:rsidRPr="00154383">
              <w:rPr>
                <w:rFonts w:ascii="Segoe UI" w:eastAsia="Times New Roman" w:hAnsi="Segoe UI" w:cs="Segoe UI"/>
                <w:b/>
                <w:bCs/>
                <w:color w:val="222C37"/>
                <w:sz w:val="24"/>
                <w:szCs w:val="24"/>
              </w:rPr>
              <w:t>Không </w:t>
            </w:r>
            <w:r w:rsidRPr="00154383">
              <w:rPr>
                <w:rFonts w:ascii="Segoe UI" w:eastAsia="Times New Roman" w:hAnsi="Segoe UI" w:cs="Segoe UI"/>
                <w:color w:val="222C37"/>
                <w:sz w:val="24"/>
                <w:szCs w:val="24"/>
              </w:rPr>
              <w:t>thể khai báo, khởi tạo 1 đối tượng thuộc lớp tĩnh.</w:t>
            </w:r>
          </w:p>
          <w:p w:rsidR="00154383" w:rsidRDefault="00154383" w:rsidP="00154383">
            <w:pPr>
              <w:shd w:val="clear" w:color="auto" w:fill="FFFFFF"/>
              <w:spacing w:after="270"/>
              <w:rPr>
                <w:rFonts w:ascii="Segoe UI" w:eastAsia="Times New Roman" w:hAnsi="Segoe UI" w:cs="Segoe UI"/>
                <w:color w:val="222C37"/>
                <w:sz w:val="24"/>
                <w:szCs w:val="24"/>
              </w:rPr>
            </w:pPr>
            <w:r w:rsidRPr="00154383">
              <w:rPr>
                <w:rFonts w:ascii="Segoe UI" w:eastAsia="Times New Roman" w:hAnsi="Segoe UI" w:cs="Segoe UI"/>
                <w:color w:val="222C37"/>
                <w:sz w:val="24"/>
                <w:szCs w:val="24"/>
              </w:rPr>
              <w:t>Với 2 đặc điểm trên có thể thấy lớp tĩnh thường được dùng với mục đích khai báo 1 lớp tiện ích chứa các hàm tiện ích hoặc hằng số vì:</w:t>
            </w:r>
          </w:p>
          <w:p w:rsidR="00012673" w:rsidRPr="00012673" w:rsidRDefault="00012673" w:rsidP="00012673">
            <w:pPr>
              <w:numPr>
                <w:ilvl w:val="0"/>
                <w:numId w:val="22"/>
              </w:numPr>
              <w:shd w:val="clear" w:color="auto" w:fill="FFFFFF"/>
              <w:spacing w:before="100" w:beforeAutospacing="1" w:after="100" w:afterAutospacing="1"/>
              <w:rPr>
                <w:rFonts w:ascii="Segoe UI" w:eastAsia="Times New Roman" w:hAnsi="Segoe UI" w:cs="Segoe UI"/>
                <w:color w:val="222C37"/>
                <w:sz w:val="24"/>
                <w:szCs w:val="24"/>
              </w:rPr>
            </w:pPr>
            <w:r w:rsidRPr="00012673">
              <w:rPr>
                <w:rFonts w:ascii="Segoe UI" w:eastAsia="Times New Roman" w:hAnsi="Segoe UI" w:cs="Segoe UI"/>
                <w:color w:val="222C37"/>
                <w:sz w:val="24"/>
                <w:szCs w:val="24"/>
              </w:rPr>
              <w:t>Ràng buộc các thành phần bên trong lớp phải là </w:t>
            </w:r>
            <w:r w:rsidRPr="00012673">
              <w:rPr>
                <w:rFonts w:ascii="Segoe UI" w:eastAsia="Times New Roman" w:hAnsi="Segoe UI" w:cs="Segoe UI"/>
                <w:b/>
                <w:bCs/>
                <w:color w:val="000080"/>
                <w:sz w:val="24"/>
                <w:szCs w:val="24"/>
              </w:rPr>
              <w:t>static</w:t>
            </w:r>
            <w:r w:rsidRPr="00012673">
              <w:rPr>
                <w:rFonts w:ascii="Segoe UI" w:eastAsia="Times New Roman" w:hAnsi="Segoe UI" w:cs="Segoe UI"/>
                <w:color w:val="222C37"/>
                <w:sz w:val="24"/>
                <w:szCs w:val="24"/>
              </w:rPr>
              <w:t>.</w:t>
            </w:r>
          </w:p>
          <w:p w:rsidR="00012673" w:rsidRPr="00012673" w:rsidRDefault="00012673" w:rsidP="00012673">
            <w:pPr>
              <w:numPr>
                <w:ilvl w:val="0"/>
                <w:numId w:val="22"/>
              </w:numPr>
              <w:shd w:val="clear" w:color="auto" w:fill="FFFFFF"/>
              <w:spacing w:before="100" w:beforeAutospacing="1" w:after="100" w:afterAutospacing="1"/>
              <w:rPr>
                <w:rFonts w:ascii="Segoe UI" w:eastAsia="Times New Roman" w:hAnsi="Segoe UI" w:cs="Segoe UI"/>
                <w:color w:val="222C37"/>
                <w:sz w:val="24"/>
                <w:szCs w:val="24"/>
              </w:rPr>
            </w:pPr>
            <w:r w:rsidRPr="00012673">
              <w:rPr>
                <w:rFonts w:ascii="Segoe UI" w:eastAsia="Times New Roman" w:hAnsi="Segoe UI" w:cs="Segoe UI"/>
                <w:color w:val="222C37"/>
                <w:sz w:val="24"/>
                <w:szCs w:val="24"/>
              </w:rPr>
              <w:t>Không cho phép tạo ra các đối tượng dư thừa làm lãng phí bộ nhớ.</w:t>
            </w:r>
          </w:p>
          <w:p w:rsidR="00012673" w:rsidRPr="00012673" w:rsidRDefault="00012673" w:rsidP="00012673">
            <w:pPr>
              <w:numPr>
                <w:ilvl w:val="0"/>
                <w:numId w:val="22"/>
              </w:numPr>
              <w:shd w:val="clear" w:color="auto" w:fill="FFFFFF"/>
              <w:spacing w:before="100" w:beforeAutospacing="1" w:after="100" w:afterAutospacing="1"/>
              <w:rPr>
                <w:rFonts w:ascii="Segoe UI" w:eastAsia="Times New Roman" w:hAnsi="Segoe UI" w:cs="Segoe UI"/>
                <w:color w:val="222C37"/>
                <w:sz w:val="24"/>
                <w:szCs w:val="24"/>
              </w:rPr>
            </w:pPr>
            <w:r w:rsidRPr="00012673">
              <w:rPr>
                <w:rFonts w:ascii="Segoe UI" w:eastAsia="Times New Roman" w:hAnsi="Segoe UI" w:cs="Segoe UI"/>
                <w:color w:val="222C37"/>
                <w:sz w:val="24"/>
                <w:szCs w:val="24"/>
              </w:rPr>
              <w:t>Mọi thứ đều được truy cập thông qua tên lớp.</w:t>
            </w:r>
          </w:p>
          <w:p w:rsidR="00012673" w:rsidRPr="00012673" w:rsidRDefault="00012673" w:rsidP="00012673">
            <w:pPr>
              <w:shd w:val="clear" w:color="auto" w:fill="FFFFFF"/>
              <w:spacing w:after="270"/>
              <w:rPr>
                <w:rFonts w:ascii="Segoe UI" w:eastAsia="Times New Roman" w:hAnsi="Segoe UI" w:cs="Segoe UI"/>
                <w:color w:val="222C37"/>
                <w:sz w:val="24"/>
                <w:szCs w:val="24"/>
              </w:rPr>
            </w:pPr>
            <w:r w:rsidRPr="00012673">
              <w:rPr>
                <w:rFonts w:ascii="Segoe UI" w:eastAsia="Times New Roman" w:hAnsi="Segoe UI" w:cs="Segoe UI"/>
                <w:color w:val="222C37"/>
                <w:sz w:val="24"/>
                <w:szCs w:val="24"/>
              </w:rPr>
              <w:t xml:space="preserve">Trong C# có rất nhiều lớp tiện ích sử dụng lớp tĩnh, phương thức tĩnh để khai báo. Ví dụ điển hình đó là </w:t>
            </w:r>
            <w:r w:rsidRPr="00012673">
              <w:rPr>
                <w:rFonts w:ascii="Segoe UI" w:eastAsia="Times New Roman" w:hAnsi="Segoe UI" w:cs="Segoe UI"/>
                <w:color w:val="222C37"/>
                <w:sz w:val="24"/>
                <w:szCs w:val="24"/>
              </w:rPr>
              <w:lastRenderedPageBreak/>
              <w:t>lớp </w:t>
            </w:r>
            <w:r w:rsidRPr="00012673">
              <w:rPr>
                <w:rFonts w:ascii="Segoe UI" w:eastAsia="Times New Roman" w:hAnsi="Segoe UI" w:cs="Segoe UI"/>
                <w:b/>
                <w:bCs/>
                <w:color w:val="222C37"/>
                <w:sz w:val="24"/>
                <w:szCs w:val="24"/>
              </w:rPr>
              <w:t>Math</w:t>
            </w:r>
            <w:r w:rsidRPr="00012673">
              <w:rPr>
                <w:rFonts w:ascii="Segoe UI" w:eastAsia="Times New Roman" w:hAnsi="Segoe UI" w:cs="Segoe UI"/>
                <w:color w:val="222C37"/>
                <w:sz w:val="24"/>
                <w:szCs w:val="24"/>
              </w:rPr>
              <w:t>.</w:t>
            </w:r>
          </w:p>
          <w:p w:rsidR="00012673" w:rsidRPr="00012673" w:rsidRDefault="00012673" w:rsidP="00012673">
            <w:pPr>
              <w:shd w:val="clear" w:color="auto" w:fill="FFFFFF"/>
              <w:spacing w:after="270"/>
              <w:rPr>
                <w:rFonts w:ascii="Segoe UI" w:eastAsia="Times New Roman" w:hAnsi="Segoe UI" w:cs="Segoe UI"/>
                <w:color w:val="222C37"/>
                <w:sz w:val="24"/>
                <w:szCs w:val="24"/>
              </w:rPr>
            </w:pPr>
            <w:r w:rsidRPr="00012673">
              <w:rPr>
                <w:rFonts w:ascii="Segoe UI" w:eastAsia="Times New Roman" w:hAnsi="Segoe UI" w:cs="Segoe UI"/>
                <w:color w:val="222C37"/>
                <w:sz w:val="24"/>
                <w:szCs w:val="24"/>
              </w:rPr>
              <w:t>Lớp </w:t>
            </w:r>
            <w:r w:rsidRPr="00012673">
              <w:rPr>
                <w:rFonts w:ascii="Segoe UI" w:eastAsia="Times New Roman" w:hAnsi="Segoe UI" w:cs="Segoe UI"/>
                <w:b/>
                <w:bCs/>
                <w:color w:val="222C37"/>
                <w:sz w:val="24"/>
                <w:szCs w:val="24"/>
              </w:rPr>
              <w:t>Math </w:t>
            </w:r>
            <w:r w:rsidRPr="00012673">
              <w:rPr>
                <w:rFonts w:ascii="Segoe UI" w:eastAsia="Times New Roman" w:hAnsi="Segoe UI" w:cs="Segoe UI"/>
                <w:color w:val="222C37"/>
                <w:sz w:val="24"/>
                <w:szCs w:val="24"/>
              </w:rPr>
              <w:t>chứa:</w:t>
            </w:r>
          </w:p>
          <w:p w:rsidR="00012673" w:rsidRPr="00012673" w:rsidRDefault="00012673" w:rsidP="00012673">
            <w:pPr>
              <w:numPr>
                <w:ilvl w:val="0"/>
                <w:numId w:val="23"/>
              </w:numPr>
              <w:shd w:val="clear" w:color="auto" w:fill="FFFFFF"/>
              <w:spacing w:before="100" w:beforeAutospacing="1" w:after="100" w:afterAutospacing="1"/>
              <w:rPr>
                <w:rFonts w:ascii="Segoe UI" w:eastAsia="Times New Roman" w:hAnsi="Segoe UI" w:cs="Segoe UI"/>
                <w:color w:val="222C37"/>
                <w:sz w:val="24"/>
                <w:szCs w:val="24"/>
              </w:rPr>
            </w:pPr>
            <w:r w:rsidRPr="00012673">
              <w:rPr>
                <w:rFonts w:ascii="Segoe UI" w:eastAsia="Times New Roman" w:hAnsi="Segoe UI" w:cs="Segoe UI"/>
                <w:color w:val="222C37"/>
                <w:sz w:val="24"/>
                <w:szCs w:val="24"/>
              </w:rPr>
              <w:t>Các hằng số nhứ </w:t>
            </w:r>
            <w:r w:rsidRPr="00012673">
              <w:rPr>
                <w:rFonts w:ascii="Segoe UI" w:eastAsia="Times New Roman" w:hAnsi="Segoe UI" w:cs="Segoe UI"/>
                <w:b/>
                <w:bCs/>
                <w:color w:val="222C37"/>
                <w:sz w:val="24"/>
                <w:szCs w:val="24"/>
              </w:rPr>
              <w:t>PI</w:t>
            </w:r>
            <w:r w:rsidRPr="00012673">
              <w:rPr>
                <w:rFonts w:ascii="Segoe UI" w:eastAsia="Times New Roman" w:hAnsi="Segoe UI" w:cs="Segoe UI"/>
                <w:color w:val="222C37"/>
                <w:sz w:val="24"/>
                <w:szCs w:val="24"/>
              </w:rPr>
              <w:t>, </w:t>
            </w:r>
            <w:r w:rsidRPr="00012673">
              <w:rPr>
                <w:rFonts w:ascii="Segoe UI" w:eastAsia="Times New Roman" w:hAnsi="Segoe UI" w:cs="Segoe UI"/>
                <w:b/>
                <w:bCs/>
                <w:color w:val="222C37"/>
                <w:sz w:val="24"/>
                <w:szCs w:val="24"/>
              </w:rPr>
              <w:t>E</w:t>
            </w:r>
            <w:r w:rsidRPr="00012673">
              <w:rPr>
                <w:rFonts w:ascii="Segoe UI" w:eastAsia="Times New Roman" w:hAnsi="Segoe UI" w:cs="Segoe UI"/>
                <w:color w:val="222C37"/>
                <w:sz w:val="24"/>
                <w:szCs w:val="24"/>
              </w:rPr>
              <w:t>.</w:t>
            </w:r>
          </w:p>
          <w:p w:rsidR="00012673" w:rsidRDefault="00012673" w:rsidP="00012673">
            <w:pPr>
              <w:numPr>
                <w:ilvl w:val="0"/>
                <w:numId w:val="23"/>
              </w:numPr>
              <w:shd w:val="clear" w:color="auto" w:fill="FFFFFF"/>
              <w:spacing w:before="100" w:beforeAutospacing="1" w:after="100" w:afterAutospacing="1"/>
              <w:rPr>
                <w:rFonts w:ascii="Segoe UI" w:eastAsia="Times New Roman" w:hAnsi="Segoe UI" w:cs="Segoe UI"/>
                <w:color w:val="222C37"/>
                <w:sz w:val="24"/>
                <w:szCs w:val="24"/>
              </w:rPr>
            </w:pPr>
            <w:r w:rsidRPr="00012673">
              <w:rPr>
                <w:rFonts w:ascii="Segoe UI" w:eastAsia="Times New Roman" w:hAnsi="Segoe UI" w:cs="Segoe UI"/>
                <w:color w:val="222C37"/>
                <w:sz w:val="24"/>
                <w:szCs w:val="24"/>
              </w:rPr>
              <w:t>Các phương thức hỗ trợ tính toán như: </w:t>
            </w:r>
            <w:r w:rsidRPr="00012673">
              <w:rPr>
                <w:rFonts w:ascii="Segoe UI" w:eastAsia="Times New Roman" w:hAnsi="Segoe UI" w:cs="Segoe UI"/>
                <w:b/>
                <w:bCs/>
                <w:color w:val="222C37"/>
                <w:sz w:val="24"/>
                <w:szCs w:val="24"/>
              </w:rPr>
              <w:t>sin</w:t>
            </w:r>
            <w:r w:rsidRPr="00012673">
              <w:rPr>
                <w:rFonts w:ascii="Segoe UI" w:eastAsia="Times New Roman" w:hAnsi="Segoe UI" w:cs="Segoe UI"/>
                <w:color w:val="222C37"/>
                <w:sz w:val="24"/>
                <w:szCs w:val="24"/>
              </w:rPr>
              <w:t>, </w:t>
            </w:r>
            <w:r w:rsidRPr="00012673">
              <w:rPr>
                <w:rFonts w:ascii="Segoe UI" w:eastAsia="Times New Roman" w:hAnsi="Segoe UI" w:cs="Segoe UI"/>
                <w:b/>
                <w:bCs/>
                <w:color w:val="222C37"/>
                <w:sz w:val="24"/>
                <w:szCs w:val="24"/>
              </w:rPr>
              <w:t>cos</w:t>
            </w:r>
            <w:r w:rsidRPr="00012673">
              <w:rPr>
                <w:rFonts w:ascii="Segoe UI" w:eastAsia="Times New Roman" w:hAnsi="Segoe UI" w:cs="Segoe UI"/>
                <w:color w:val="222C37"/>
                <w:sz w:val="24"/>
                <w:szCs w:val="24"/>
              </w:rPr>
              <w:t>, </w:t>
            </w:r>
            <w:r w:rsidRPr="00012673">
              <w:rPr>
                <w:rFonts w:ascii="Segoe UI" w:eastAsia="Times New Roman" w:hAnsi="Segoe UI" w:cs="Segoe UI"/>
                <w:b/>
                <w:bCs/>
                <w:color w:val="222C37"/>
                <w:sz w:val="24"/>
                <w:szCs w:val="24"/>
              </w:rPr>
              <w:t>tan</w:t>
            </w:r>
            <w:r w:rsidRPr="00012673">
              <w:rPr>
                <w:rFonts w:ascii="Segoe UI" w:eastAsia="Times New Roman" w:hAnsi="Segoe UI" w:cs="Segoe UI"/>
                <w:color w:val="222C37"/>
                <w:sz w:val="24"/>
                <w:szCs w:val="24"/>
              </w:rPr>
              <w:t>, </w:t>
            </w:r>
            <w:r w:rsidRPr="00012673">
              <w:rPr>
                <w:rFonts w:ascii="Segoe UI" w:eastAsia="Times New Roman" w:hAnsi="Segoe UI" w:cs="Segoe UI"/>
                <w:b/>
                <w:bCs/>
                <w:color w:val="222C37"/>
                <w:sz w:val="24"/>
                <w:szCs w:val="24"/>
              </w:rPr>
              <w:t>sqrt</w:t>
            </w:r>
            <w:r w:rsidRPr="00012673">
              <w:rPr>
                <w:rFonts w:ascii="Segoe UI" w:eastAsia="Times New Roman" w:hAnsi="Segoe UI" w:cs="Segoe UI"/>
                <w:color w:val="222C37"/>
                <w:sz w:val="24"/>
                <w:szCs w:val="24"/>
              </w:rPr>
              <w:t>, </w:t>
            </w:r>
            <w:r w:rsidRPr="00012673">
              <w:rPr>
                <w:rFonts w:ascii="Segoe UI" w:eastAsia="Times New Roman" w:hAnsi="Segoe UI" w:cs="Segoe UI"/>
                <w:b/>
                <w:bCs/>
                <w:color w:val="222C37"/>
                <w:sz w:val="24"/>
                <w:szCs w:val="24"/>
              </w:rPr>
              <w:t>exp</w:t>
            </w:r>
            <w:r w:rsidRPr="00012673">
              <w:rPr>
                <w:rFonts w:ascii="Segoe UI" w:eastAsia="Times New Roman" w:hAnsi="Segoe UI" w:cs="Segoe UI"/>
                <w:color w:val="222C37"/>
                <w:sz w:val="24"/>
                <w:szCs w:val="24"/>
              </w:rPr>
              <w:t>, . . .</w:t>
            </w:r>
          </w:p>
          <w:p w:rsidR="00012673" w:rsidRDefault="00012673" w:rsidP="00012673">
            <w:pPr>
              <w:shd w:val="clear" w:color="auto" w:fill="FFFFFF"/>
              <w:spacing w:before="100" w:beforeAutospacing="1" w:after="100" w:afterAutospacing="1"/>
              <w:rPr>
                <w:rFonts w:ascii="Segoe UI" w:eastAsia="Times New Roman" w:hAnsi="Segoe UI" w:cs="Segoe UI"/>
                <w:color w:val="222C37"/>
                <w:sz w:val="24"/>
                <w:szCs w:val="24"/>
              </w:rPr>
            </w:pPr>
          </w:p>
          <w:p w:rsidR="00012673" w:rsidRDefault="00012673" w:rsidP="00012673">
            <w:pPr>
              <w:shd w:val="clear" w:color="auto" w:fill="FFFFFF"/>
              <w:spacing w:before="100" w:beforeAutospacing="1" w:after="100" w:afterAutospacing="1"/>
              <w:ind w:left="720"/>
              <w:rPr>
                <w:rFonts w:ascii="Segoe UI" w:hAnsi="Segoe UI" w:cs="Segoe UI"/>
                <w:color w:val="222C37"/>
                <w:shd w:val="clear" w:color="auto" w:fill="FFFFFF"/>
              </w:rPr>
            </w:pPr>
            <w:r>
              <w:rPr>
                <w:rStyle w:val="Strong"/>
                <w:rFonts w:ascii="Segoe UI" w:hAnsi="Segoe UI" w:cs="Segoe UI"/>
                <w:color w:val="222C37"/>
                <w:shd w:val="clear" w:color="auto" w:fill="FFFFFF"/>
              </w:rPr>
              <w:t>Không được phép</w:t>
            </w:r>
            <w:r>
              <w:rPr>
                <w:rFonts w:ascii="Segoe UI" w:hAnsi="Segoe UI" w:cs="Segoe UI"/>
                <w:color w:val="222C37"/>
                <w:shd w:val="clear" w:color="auto" w:fill="FFFFFF"/>
              </w:rPr>
              <w:t> khai báo phạm vi truy cập. Nếu cố tình làm điều này C# sẽ báo lỗi khi biên dịch.</w:t>
            </w:r>
          </w:p>
          <w:p w:rsidR="00012673" w:rsidRPr="00012673" w:rsidRDefault="00012673" w:rsidP="00012673">
            <w:pPr>
              <w:shd w:val="clear" w:color="auto" w:fill="FFFFFF"/>
              <w:spacing w:before="100" w:beforeAutospacing="1" w:after="100" w:afterAutospacing="1"/>
              <w:ind w:left="720"/>
              <w:rPr>
                <w:rFonts w:ascii="Segoe UI" w:eastAsia="Times New Roman" w:hAnsi="Segoe UI" w:cs="Segoe UI"/>
                <w:color w:val="222C37"/>
                <w:sz w:val="24"/>
                <w:szCs w:val="24"/>
              </w:rPr>
            </w:pPr>
            <w:r>
              <w:rPr>
                <w:rFonts w:ascii="Segoe UI" w:hAnsi="Segoe UI" w:cs="Segoe UI"/>
                <w:color w:val="222C37"/>
              </w:rPr>
              <w:t xml:space="preserve"> </w:t>
            </w:r>
            <w:r w:rsidRPr="00012673">
              <w:rPr>
                <w:rFonts w:ascii="Segoe UI" w:eastAsia="Times New Roman" w:hAnsi="Segoe UI" w:cs="Segoe UI"/>
                <w:color w:val="222C37"/>
                <w:sz w:val="24"/>
                <w:szCs w:val="24"/>
              </w:rPr>
              <w:t>Constructor tĩnh sẽ </w:t>
            </w:r>
            <w:r w:rsidRPr="00012673">
              <w:rPr>
                <w:rFonts w:ascii="Segoe UI" w:eastAsia="Times New Roman" w:hAnsi="Segoe UI" w:cs="Segoe UI"/>
                <w:b/>
                <w:bCs/>
                <w:color w:val="222C37"/>
                <w:sz w:val="24"/>
                <w:szCs w:val="24"/>
              </w:rPr>
              <w:t>được gọi 1 lần duy nhất</w:t>
            </w:r>
            <w:r w:rsidRPr="00012673">
              <w:rPr>
                <w:rFonts w:ascii="Segoe UI" w:eastAsia="Times New Roman" w:hAnsi="Segoe UI" w:cs="Segoe UI"/>
                <w:color w:val="222C37"/>
                <w:sz w:val="24"/>
                <w:szCs w:val="24"/>
              </w:rPr>
              <w:t> khi chương trình được nạp vào bộ nhớ để thực thi như là 1 cách để ta thiết lập một số thông số theo ý muốn trước khi có bất kỳ đối tượng nào được tạo ra.</w:t>
            </w:r>
          </w:p>
          <w:p w:rsidR="00012673" w:rsidRPr="00012673" w:rsidRDefault="00012673" w:rsidP="00012673">
            <w:pPr>
              <w:shd w:val="clear" w:color="auto" w:fill="FFFFFF"/>
              <w:spacing w:before="100" w:beforeAutospacing="1" w:after="100" w:afterAutospacing="1"/>
              <w:ind w:left="720"/>
              <w:rPr>
                <w:rFonts w:ascii="Segoe UI" w:eastAsia="Times New Roman" w:hAnsi="Segoe UI" w:cs="Segoe UI"/>
                <w:color w:val="222C37"/>
                <w:sz w:val="24"/>
                <w:szCs w:val="24"/>
              </w:rPr>
            </w:pPr>
            <w:r w:rsidRPr="00012673">
              <w:rPr>
                <w:rFonts w:ascii="Segoe UI" w:eastAsia="Times New Roman" w:hAnsi="Segoe UI" w:cs="Segoe UI"/>
                <w:color w:val="222C37"/>
                <w:sz w:val="24"/>
                <w:szCs w:val="24"/>
              </w:rPr>
              <w:t>Constructor tĩnh cũng giống phương thức tĩnh nên không thể gọi các thuộc tính không phải </w:t>
            </w:r>
            <w:r w:rsidRPr="00012673">
              <w:rPr>
                <w:rFonts w:ascii="Segoe UI" w:eastAsia="Times New Roman" w:hAnsi="Segoe UI" w:cs="Segoe UI"/>
                <w:color w:val="0000FF"/>
                <w:sz w:val="24"/>
                <w:szCs w:val="24"/>
              </w:rPr>
              <w:t>static</w:t>
            </w:r>
            <w:r w:rsidRPr="00012673">
              <w:rPr>
                <w:rFonts w:ascii="Segoe UI" w:eastAsia="Times New Roman" w:hAnsi="Segoe UI" w:cs="Segoe UI"/>
                <w:color w:val="222C37"/>
                <w:sz w:val="24"/>
                <w:szCs w:val="24"/>
              </w:rPr>
              <w:t>.</w:t>
            </w:r>
          </w:p>
          <w:p w:rsidR="00012673" w:rsidRPr="00012673" w:rsidRDefault="00012673" w:rsidP="00012673">
            <w:pPr>
              <w:shd w:val="clear" w:color="auto" w:fill="FFFFFF"/>
              <w:spacing w:before="100" w:beforeAutospacing="1" w:after="100" w:afterAutospacing="1"/>
              <w:rPr>
                <w:rFonts w:ascii="Segoe UI" w:eastAsia="Times New Roman" w:hAnsi="Segoe UI" w:cs="Segoe UI"/>
                <w:color w:val="222C37"/>
                <w:sz w:val="24"/>
                <w:szCs w:val="24"/>
              </w:rPr>
            </w:pPr>
          </w:p>
          <w:p w:rsidR="00012673" w:rsidRDefault="00012673" w:rsidP="00154383">
            <w:pPr>
              <w:shd w:val="clear" w:color="auto" w:fill="FFFFFF"/>
              <w:spacing w:after="270"/>
              <w:rPr>
                <w:rFonts w:ascii="Segoe UI" w:eastAsia="Times New Roman" w:hAnsi="Segoe UI" w:cs="Segoe UI"/>
                <w:color w:val="222C37"/>
                <w:sz w:val="24"/>
                <w:szCs w:val="24"/>
              </w:rPr>
            </w:pPr>
          </w:p>
          <w:p w:rsidR="001F6BA3" w:rsidRPr="000B1860" w:rsidRDefault="00065965" w:rsidP="00DB5ADF">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0" o:hrstd="t" o:hrnoshade="t" o:hr="t" fillcolor="#222c37" stroked="f"/>
              </w:pict>
            </w:r>
          </w:p>
        </w:tc>
      </w:tr>
      <w:tr w:rsidR="001F6BA3" w:rsidRPr="001F6BA3" w:rsidTr="00B75171">
        <w:trPr>
          <w:trHeight w:val="157"/>
        </w:trPr>
        <w:tc>
          <w:tcPr>
            <w:tcW w:w="2160" w:type="dxa"/>
          </w:tcPr>
          <w:p w:rsidR="001F6BA3" w:rsidRPr="001F6BA3" w:rsidRDefault="000B1860" w:rsidP="00DB5ADF">
            <w:pPr>
              <w:rPr>
                <w:rFonts w:ascii="Times New Roman" w:hAnsi="Times New Roman" w:cs="Times New Roman"/>
                <w:b/>
                <w:sz w:val="28"/>
                <w:szCs w:val="28"/>
              </w:rPr>
            </w:pPr>
            <w:r>
              <w:rPr>
                <w:rFonts w:ascii="Times New Roman" w:hAnsi="Times New Roman" w:cs="Times New Roman"/>
                <w:b/>
                <w:sz w:val="28"/>
                <w:szCs w:val="28"/>
              </w:rPr>
              <w:lastRenderedPageBreak/>
              <w:t>Tính Chất Kế Thừa</w:t>
            </w:r>
          </w:p>
        </w:tc>
        <w:tc>
          <w:tcPr>
            <w:tcW w:w="3240" w:type="dxa"/>
            <w:gridSpan w:val="2"/>
          </w:tcPr>
          <w:p w:rsidR="001F6BA3" w:rsidRPr="001F6BA3" w:rsidRDefault="001F6BA3" w:rsidP="00DB5ADF">
            <w:pPr>
              <w:rPr>
                <w:rFonts w:ascii="Times New Roman" w:hAnsi="Times New Roman" w:cs="Times New Roman"/>
                <w:sz w:val="28"/>
                <w:szCs w:val="28"/>
              </w:rPr>
            </w:pPr>
          </w:p>
        </w:tc>
        <w:tc>
          <w:tcPr>
            <w:tcW w:w="6300" w:type="dxa"/>
          </w:tcPr>
          <w:p w:rsidR="001F6BA3" w:rsidRDefault="001F6BA3" w:rsidP="00DB5ADF">
            <w:pPr>
              <w:rPr>
                <w:rFonts w:ascii="Times New Roman" w:hAnsi="Times New Roman" w:cs="Times New Roman"/>
                <w:noProof/>
                <w:sz w:val="28"/>
                <w:szCs w:val="28"/>
              </w:rPr>
            </w:pPr>
          </w:p>
          <w:p w:rsidR="002D29BD" w:rsidRPr="002D29BD" w:rsidRDefault="002D29BD" w:rsidP="002D29BD">
            <w:pPr>
              <w:spacing w:after="270"/>
              <w:ind w:left="600"/>
              <w:rPr>
                <w:rFonts w:ascii="Segoe UI" w:eastAsia="Times New Roman" w:hAnsi="Segoe UI" w:cs="Segoe UI"/>
                <w:color w:val="222C37"/>
                <w:sz w:val="24"/>
                <w:szCs w:val="24"/>
              </w:rPr>
            </w:pPr>
            <w:r w:rsidRPr="002D29BD">
              <w:rPr>
                <w:rFonts w:ascii="Segoe UI" w:eastAsia="Times New Roman" w:hAnsi="Segoe UI" w:cs="Segoe UI"/>
                <w:b/>
                <w:bCs/>
                <w:color w:val="000080"/>
                <w:sz w:val="24"/>
                <w:szCs w:val="24"/>
              </w:rPr>
              <w:t>class </w:t>
            </w:r>
            <w:r w:rsidRPr="002D29BD">
              <w:rPr>
                <w:rFonts w:ascii="Segoe UI" w:eastAsia="Times New Roman" w:hAnsi="Segoe UI" w:cs="Segoe UI"/>
                <w:b/>
                <w:bCs/>
                <w:color w:val="0000FF"/>
                <w:sz w:val="24"/>
                <w:szCs w:val="24"/>
              </w:rPr>
              <w:t>&lt;tên lớp con&gt;</w:t>
            </w:r>
            <w:r w:rsidRPr="002D29BD">
              <w:rPr>
                <w:rFonts w:ascii="Segoe UI" w:eastAsia="Times New Roman" w:hAnsi="Segoe UI" w:cs="Segoe UI"/>
                <w:b/>
                <w:bCs/>
                <w:color w:val="222C37"/>
                <w:sz w:val="24"/>
                <w:szCs w:val="24"/>
              </w:rPr>
              <w:t> :</w:t>
            </w:r>
            <w:r w:rsidRPr="002D29BD">
              <w:rPr>
                <w:rFonts w:ascii="Segoe UI" w:eastAsia="Times New Roman" w:hAnsi="Segoe UI" w:cs="Segoe UI"/>
                <w:b/>
                <w:bCs/>
                <w:color w:val="B22222"/>
                <w:sz w:val="24"/>
                <w:szCs w:val="24"/>
              </w:rPr>
              <w:t> &lt;tên lớp cha&gt;</w:t>
            </w:r>
          </w:p>
          <w:p w:rsidR="002D29BD" w:rsidRPr="002D29BD" w:rsidRDefault="002D29BD" w:rsidP="002D29BD">
            <w:pPr>
              <w:spacing w:after="270"/>
              <w:ind w:left="600"/>
              <w:rPr>
                <w:rFonts w:ascii="Segoe UI" w:eastAsia="Times New Roman" w:hAnsi="Segoe UI" w:cs="Segoe UI"/>
                <w:color w:val="222C37"/>
                <w:sz w:val="24"/>
                <w:szCs w:val="24"/>
              </w:rPr>
            </w:pPr>
            <w:r w:rsidRPr="002D29BD">
              <w:rPr>
                <w:rFonts w:ascii="Segoe UI" w:eastAsia="Times New Roman" w:hAnsi="Segoe UI" w:cs="Segoe UI"/>
                <w:color w:val="222C37"/>
                <w:sz w:val="24"/>
                <w:szCs w:val="24"/>
              </w:rPr>
              <w:t>{</w:t>
            </w:r>
          </w:p>
          <w:p w:rsidR="002D29BD" w:rsidRPr="002D29BD" w:rsidRDefault="002D29BD" w:rsidP="002D29BD">
            <w:pPr>
              <w:ind w:left="600"/>
              <w:rPr>
                <w:rFonts w:ascii="Segoe UI" w:eastAsia="Times New Roman" w:hAnsi="Segoe UI" w:cs="Segoe UI"/>
                <w:color w:val="222C37"/>
                <w:sz w:val="24"/>
                <w:szCs w:val="24"/>
              </w:rPr>
            </w:pPr>
            <w:r w:rsidRPr="002D29BD">
              <w:rPr>
                <w:rFonts w:ascii="Segoe UI" w:eastAsia="Times New Roman" w:hAnsi="Segoe UI" w:cs="Segoe UI"/>
                <w:color w:val="222C37"/>
                <w:sz w:val="24"/>
                <w:szCs w:val="24"/>
              </w:rPr>
              <w:t>}</w:t>
            </w:r>
          </w:p>
          <w:p w:rsidR="00E401E4" w:rsidRDefault="00E401E4" w:rsidP="00DB5ADF">
            <w:pPr>
              <w:rPr>
                <w:rFonts w:ascii="Times New Roman" w:hAnsi="Times New Roman" w:cs="Times New Roman"/>
                <w:noProof/>
                <w:sz w:val="28"/>
                <w:szCs w:val="28"/>
              </w:rPr>
            </w:pPr>
          </w:p>
          <w:p w:rsidR="002D29BD" w:rsidRDefault="002D29BD" w:rsidP="002D29BD">
            <w:pPr>
              <w:pStyle w:val="NormalWeb"/>
              <w:spacing w:before="0" w:beforeAutospacing="0" w:after="270" w:afterAutospacing="0"/>
              <w:rPr>
                <w:rFonts w:ascii="Segoe UI" w:hAnsi="Segoe UI" w:cs="Segoe UI"/>
                <w:color w:val="222C37"/>
              </w:rPr>
            </w:pPr>
            <w:r>
              <w:rPr>
                <w:rFonts w:ascii="Segoe UI" w:hAnsi="Segoe UI" w:cs="Segoe UI"/>
                <w:color w:val="222C37"/>
              </w:rPr>
              <w:t>Trong C#, </w:t>
            </w:r>
            <w:r>
              <w:rPr>
                <w:rStyle w:val="Strong"/>
                <w:rFonts w:ascii="Segoe UI" w:hAnsi="Segoe UI" w:cs="Segoe UI"/>
                <w:color w:val="222C37"/>
              </w:rPr>
              <w:t>không hỗ trợ</w:t>
            </w:r>
            <w:r>
              <w:rPr>
                <w:rFonts w:ascii="Segoe UI" w:hAnsi="Segoe UI" w:cs="Segoe UI"/>
                <w:color w:val="222C37"/>
              </w:rPr>
              <w:t> đa kế thừa (1 lớp kế thừa từ nhiều lớp) những lại hỗ trợ thực thi nhiều </w:t>
            </w:r>
            <w:r>
              <w:rPr>
                <w:rFonts w:ascii="Segoe UI" w:hAnsi="Segoe UI" w:cs="Segoe UI"/>
                <w:color w:val="0000FF"/>
              </w:rPr>
              <w:t>interface</w:t>
            </w:r>
            <w:r>
              <w:rPr>
                <w:rFonts w:ascii="Segoe UI" w:hAnsi="Segoe UI" w:cs="Segoe UI"/>
                <w:color w:val="222C37"/>
              </w:rPr>
              <w:t> (khái niệm về interface sẽ được trình bày trong bài </w:t>
            </w:r>
            <w:hyperlink r:id="rId37" w:tgtFrame="_blank" w:history="1">
              <w:r>
                <w:rPr>
                  <w:rStyle w:val="Hyperlink"/>
                  <w:rFonts w:ascii="Segoe UI" w:hAnsi="Segoe UI" w:cs="Segoe UI"/>
                  <w:b/>
                  <w:bCs/>
                  <w:color w:val="42A5F5"/>
                </w:rPr>
                <w:t>INTERFACE TRONG C#</w:t>
              </w:r>
            </w:hyperlink>
            <w:r>
              <w:rPr>
                <w:rFonts w:ascii="Segoe UI" w:hAnsi="Segoe UI" w:cs="Segoe UI"/>
                <w:color w:val="222C37"/>
              </w:rPr>
              <w:t>).</w:t>
            </w:r>
          </w:p>
          <w:p w:rsidR="002D29BD" w:rsidRDefault="002D29BD" w:rsidP="002D29BD">
            <w:pPr>
              <w:pStyle w:val="NormalWeb"/>
              <w:spacing w:before="0" w:beforeAutospacing="0" w:after="270" w:afterAutospacing="0"/>
              <w:rPr>
                <w:rFonts w:ascii="Segoe UI" w:hAnsi="Segoe UI" w:cs="Segoe UI"/>
                <w:color w:val="222C37"/>
              </w:rPr>
            </w:pPr>
            <w:r>
              <w:rPr>
                <w:rFonts w:ascii="Segoe UI" w:hAnsi="Segoe UI" w:cs="Segoe UI"/>
                <w:color w:val="222C37"/>
              </w:rPr>
              <w:t xml:space="preserve">Các thành phần của lớp cha có được kế thừa xuống lớp con hay không là do phạm vi truy cập của thành phần đó </w:t>
            </w:r>
            <w:r>
              <w:rPr>
                <w:rFonts w:ascii="Segoe UI" w:hAnsi="Segoe UI" w:cs="Segoe UI"/>
                <w:color w:val="222C37"/>
              </w:rPr>
              <w:lastRenderedPageBreak/>
              <w:t>là gì.</w:t>
            </w:r>
          </w:p>
          <w:p w:rsidR="002D29BD" w:rsidRDefault="002D29BD" w:rsidP="002D29BD">
            <w:pPr>
              <w:numPr>
                <w:ilvl w:val="0"/>
                <w:numId w:val="26"/>
              </w:numPr>
              <w:spacing w:before="100" w:beforeAutospacing="1" w:after="100" w:afterAutospacing="1"/>
              <w:rPr>
                <w:rFonts w:ascii="Segoe UI" w:hAnsi="Segoe UI" w:cs="Segoe UI"/>
                <w:color w:val="222C37"/>
              </w:rPr>
            </w:pPr>
            <w:r>
              <w:rPr>
                <w:rFonts w:ascii="Segoe UI" w:hAnsi="Segoe UI" w:cs="Segoe UI"/>
                <w:color w:val="222C37"/>
              </w:rPr>
              <w:t> Thành phần có phạm vi là </w:t>
            </w:r>
            <w:r>
              <w:rPr>
                <w:rFonts w:ascii="Segoe UI" w:hAnsi="Segoe UI" w:cs="Segoe UI"/>
                <w:color w:val="0000FF"/>
              </w:rPr>
              <w:t>private</w:t>
            </w:r>
            <w:r>
              <w:rPr>
                <w:rFonts w:ascii="Segoe UI" w:hAnsi="Segoe UI" w:cs="Segoe UI"/>
                <w:color w:val="222C37"/>
              </w:rPr>
              <w:t> thì không được kế thừa.</w:t>
            </w:r>
          </w:p>
          <w:p w:rsidR="002D29BD" w:rsidRDefault="002D29BD" w:rsidP="002D29BD">
            <w:pPr>
              <w:numPr>
                <w:ilvl w:val="0"/>
                <w:numId w:val="26"/>
              </w:numPr>
              <w:spacing w:before="100" w:beforeAutospacing="1" w:after="100" w:afterAutospacing="1"/>
              <w:rPr>
                <w:rFonts w:ascii="Segoe UI" w:hAnsi="Segoe UI" w:cs="Segoe UI"/>
                <w:color w:val="222C37"/>
              </w:rPr>
            </w:pPr>
            <w:r>
              <w:rPr>
                <w:rFonts w:ascii="Segoe UI" w:hAnsi="Segoe UI" w:cs="Segoe UI"/>
                <w:color w:val="222C37"/>
              </w:rPr>
              <w:t> Thành phần có phạm vi là </w:t>
            </w:r>
            <w:r>
              <w:rPr>
                <w:rFonts w:ascii="Segoe UI" w:hAnsi="Segoe UI" w:cs="Segoe UI"/>
                <w:color w:val="0000FF"/>
              </w:rPr>
              <w:t>protected</w:t>
            </w:r>
            <w:r>
              <w:rPr>
                <w:rFonts w:ascii="Segoe UI" w:hAnsi="Segoe UI" w:cs="Segoe UI"/>
                <w:color w:val="222C37"/>
              </w:rPr>
              <w:t>, </w:t>
            </w:r>
            <w:r>
              <w:rPr>
                <w:rFonts w:ascii="Segoe UI" w:hAnsi="Segoe UI" w:cs="Segoe UI"/>
                <w:color w:val="0000FF"/>
              </w:rPr>
              <w:t>public</w:t>
            </w:r>
            <w:r>
              <w:rPr>
                <w:rFonts w:ascii="Segoe UI" w:hAnsi="Segoe UI" w:cs="Segoe UI"/>
                <w:color w:val="222C37"/>
              </w:rPr>
              <w:t> thì được phép kế thừa.</w:t>
            </w:r>
          </w:p>
          <w:p w:rsidR="002D29BD" w:rsidRDefault="002D29BD" w:rsidP="002D29BD">
            <w:pPr>
              <w:pStyle w:val="NormalWeb"/>
              <w:spacing w:before="0" w:beforeAutospacing="0" w:after="0" w:afterAutospacing="0"/>
              <w:rPr>
                <w:rFonts w:ascii="Segoe UI" w:hAnsi="Segoe UI" w:cs="Segoe UI"/>
                <w:color w:val="222C37"/>
              </w:rPr>
            </w:pPr>
            <w:r>
              <w:rPr>
                <w:rFonts w:ascii="Segoe UI" w:hAnsi="Segoe UI" w:cs="Segoe UI"/>
                <w:color w:val="222C37"/>
              </w:rPr>
              <w:t>Phương thức khởi tạo và phương thức huỷ bỏ không được kế thừa.</w:t>
            </w:r>
          </w:p>
          <w:p w:rsidR="002D29BD" w:rsidRDefault="002D29BD" w:rsidP="00DB5ADF">
            <w:pPr>
              <w:rPr>
                <w:rFonts w:ascii="Times New Roman" w:hAnsi="Times New Roman" w:cs="Times New Roman"/>
                <w:noProof/>
                <w:sz w:val="28"/>
                <w:szCs w:val="28"/>
              </w:rPr>
            </w:pPr>
          </w:p>
          <w:p w:rsidR="002D29BD" w:rsidRDefault="002D29BD" w:rsidP="00DB5ADF">
            <w:pPr>
              <w:rPr>
                <w:rFonts w:ascii="Segoe UI" w:hAnsi="Segoe UI" w:cs="Segoe UI"/>
                <w:color w:val="222C37"/>
                <w:shd w:val="clear" w:color="auto" w:fill="FFFFFF"/>
              </w:rPr>
            </w:pPr>
            <w:r>
              <w:rPr>
                <w:rFonts w:ascii="Segoe UI" w:hAnsi="Segoe UI" w:cs="Segoe UI"/>
                <w:color w:val="222C37"/>
                <w:shd w:val="clear" w:color="auto" w:fill="FFFFFF"/>
              </w:rPr>
              <w:t>Nếu như lớp cha có phương thức khởi tạo có tham số thì đòi hỏi lớp con phải có phương thức khởi tạo tương ứng và thực hiện gọi phương thức khởi tạo của lớp cha thông qua từ khoá </w:t>
            </w:r>
            <w:r>
              <w:rPr>
                <w:rFonts w:ascii="Segoe UI" w:hAnsi="Segoe UI" w:cs="Segoe UI"/>
                <w:color w:val="0000FF"/>
                <w:shd w:val="clear" w:color="auto" w:fill="FFFFFF"/>
              </w:rPr>
              <w:t>base</w:t>
            </w:r>
            <w:r>
              <w:rPr>
                <w:rFonts w:ascii="Segoe UI" w:hAnsi="Segoe UI" w:cs="Segoe UI"/>
                <w:color w:val="222C37"/>
                <w:shd w:val="clear" w:color="auto" w:fill="FFFFFF"/>
              </w:rPr>
              <w:t>.</w:t>
            </w:r>
          </w:p>
          <w:p w:rsidR="002D29BD" w:rsidRPr="002D29BD" w:rsidRDefault="002D29BD" w:rsidP="002D29BD">
            <w:pPr>
              <w:spacing w:after="270"/>
              <w:rPr>
                <w:rFonts w:ascii="Segoe UI" w:eastAsia="Times New Roman" w:hAnsi="Segoe UI" w:cs="Segoe UI"/>
                <w:color w:val="222C37"/>
                <w:sz w:val="24"/>
                <w:szCs w:val="24"/>
              </w:rPr>
            </w:pPr>
            <w:r w:rsidRPr="002D29BD">
              <w:rPr>
                <w:rFonts w:ascii="Segoe UI" w:eastAsia="Times New Roman" w:hAnsi="Segoe UI" w:cs="Segoe UI"/>
                <w:b/>
                <w:bCs/>
                <w:color w:val="000080"/>
                <w:sz w:val="24"/>
                <w:szCs w:val="24"/>
              </w:rPr>
              <w:t>public</w:t>
            </w:r>
            <w:r w:rsidRPr="002D29BD">
              <w:rPr>
                <w:rFonts w:ascii="Segoe UI" w:eastAsia="Times New Roman" w:hAnsi="Segoe UI" w:cs="Segoe UI"/>
                <w:b/>
                <w:bCs/>
                <w:color w:val="222C37"/>
                <w:sz w:val="24"/>
                <w:szCs w:val="24"/>
              </w:rPr>
              <w:t> </w:t>
            </w:r>
            <w:r w:rsidRPr="002D29BD">
              <w:rPr>
                <w:rFonts w:ascii="Segoe UI" w:eastAsia="Times New Roman" w:hAnsi="Segoe UI" w:cs="Segoe UI"/>
                <w:b/>
                <w:bCs/>
                <w:color w:val="0000FF"/>
                <w:sz w:val="24"/>
                <w:szCs w:val="24"/>
              </w:rPr>
              <w:t>&lt;tên lớp&gt;</w:t>
            </w:r>
            <w:r w:rsidRPr="002D29BD">
              <w:rPr>
                <w:rFonts w:ascii="Segoe UI" w:eastAsia="Times New Roman" w:hAnsi="Segoe UI" w:cs="Segoe UI"/>
                <w:color w:val="222C37"/>
                <w:sz w:val="24"/>
                <w:szCs w:val="24"/>
              </w:rPr>
              <w:t>(</w:t>
            </w:r>
            <w:r w:rsidRPr="002D29BD">
              <w:rPr>
                <w:rFonts w:ascii="Segoe UI" w:eastAsia="Times New Roman" w:hAnsi="Segoe UI" w:cs="Segoe UI"/>
                <w:b/>
                <w:bCs/>
                <w:color w:val="FF8C00"/>
                <w:sz w:val="24"/>
                <w:szCs w:val="24"/>
              </w:rPr>
              <w:t>&lt;danh sách tham số của lớp con&gt;</w:t>
            </w:r>
            <w:r w:rsidRPr="002D29BD">
              <w:rPr>
                <w:rFonts w:ascii="Segoe UI" w:eastAsia="Times New Roman" w:hAnsi="Segoe UI" w:cs="Segoe UI"/>
                <w:color w:val="222C37"/>
                <w:sz w:val="24"/>
                <w:szCs w:val="24"/>
              </w:rPr>
              <w:t>) </w:t>
            </w:r>
            <w:r w:rsidRPr="002D29BD">
              <w:rPr>
                <w:rFonts w:ascii="Segoe UI" w:eastAsia="Times New Roman" w:hAnsi="Segoe UI" w:cs="Segoe UI"/>
                <w:b/>
                <w:bCs/>
                <w:color w:val="222C37"/>
                <w:sz w:val="24"/>
                <w:szCs w:val="24"/>
              </w:rPr>
              <w:t>: </w:t>
            </w:r>
            <w:r w:rsidRPr="002D29BD">
              <w:rPr>
                <w:rFonts w:ascii="Segoe UI" w:eastAsia="Times New Roman" w:hAnsi="Segoe UI" w:cs="Segoe UI"/>
                <w:b/>
                <w:bCs/>
                <w:color w:val="000080"/>
                <w:sz w:val="24"/>
                <w:szCs w:val="24"/>
              </w:rPr>
              <w:t>base</w:t>
            </w:r>
            <w:r w:rsidRPr="002D29BD">
              <w:rPr>
                <w:rFonts w:ascii="Segoe UI" w:eastAsia="Times New Roman" w:hAnsi="Segoe UI" w:cs="Segoe UI"/>
                <w:color w:val="222C37"/>
                <w:sz w:val="24"/>
                <w:szCs w:val="24"/>
              </w:rPr>
              <w:t>(</w:t>
            </w:r>
            <w:r w:rsidRPr="002D29BD">
              <w:rPr>
                <w:rFonts w:ascii="Segoe UI" w:eastAsia="Times New Roman" w:hAnsi="Segoe UI" w:cs="Segoe UI"/>
                <w:b/>
                <w:bCs/>
                <w:color w:val="B22222"/>
                <w:sz w:val="24"/>
                <w:szCs w:val="24"/>
              </w:rPr>
              <w:t>&lt;danh sách tham số&gt;</w:t>
            </w:r>
            <w:r w:rsidRPr="002D29BD">
              <w:rPr>
                <w:rFonts w:ascii="Segoe UI" w:eastAsia="Times New Roman" w:hAnsi="Segoe UI" w:cs="Segoe UI"/>
                <w:color w:val="222C37"/>
                <w:sz w:val="24"/>
                <w:szCs w:val="24"/>
              </w:rPr>
              <w:t>)</w:t>
            </w:r>
          </w:p>
          <w:p w:rsidR="002D29BD" w:rsidRPr="002D29BD" w:rsidRDefault="002D29BD" w:rsidP="002D29BD">
            <w:pPr>
              <w:spacing w:after="270"/>
              <w:rPr>
                <w:rFonts w:ascii="Segoe UI" w:eastAsia="Times New Roman" w:hAnsi="Segoe UI" w:cs="Segoe UI"/>
                <w:color w:val="222C37"/>
                <w:sz w:val="24"/>
                <w:szCs w:val="24"/>
              </w:rPr>
            </w:pPr>
            <w:r w:rsidRPr="002D29BD">
              <w:rPr>
                <w:rFonts w:ascii="Segoe UI" w:eastAsia="Times New Roman" w:hAnsi="Segoe UI" w:cs="Segoe UI"/>
                <w:color w:val="222C37"/>
                <w:sz w:val="24"/>
                <w:szCs w:val="24"/>
              </w:rPr>
              <w:t>{</w:t>
            </w:r>
          </w:p>
          <w:p w:rsidR="002D29BD" w:rsidRDefault="002D29BD" w:rsidP="002D29BD">
            <w:pPr>
              <w:rPr>
                <w:rFonts w:ascii="Segoe UI" w:eastAsia="Times New Roman" w:hAnsi="Segoe UI" w:cs="Segoe UI"/>
                <w:color w:val="222C37"/>
                <w:sz w:val="24"/>
                <w:szCs w:val="24"/>
              </w:rPr>
            </w:pPr>
            <w:r w:rsidRPr="002D29BD">
              <w:rPr>
                <w:rFonts w:ascii="Segoe UI" w:eastAsia="Times New Roman" w:hAnsi="Segoe UI" w:cs="Segoe UI"/>
                <w:color w:val="222C37"/>
                <w:sz w:val="24"/>
                <w:szCs w:val="24"/>
              </w:rPr>
              <w:t>}</w:t>
            </w:r>
          </w:p>
          <w:p w:rsidR="002D29BD" w:rsidRDefault="002D29BD" w:rsidP="002D29BD">
            <w:pPr>
              <w:pStyle w:val="Heading4"/>
              <w:shd w:val="clear" w:color="auto" w:fill="FFFFFF"/>
              <w:spacing w:before="0" w:after="300"/>
              <w:outlineLvl w:val="3"/>
              <w:rPr>
                <w:rFonts w:ascii="Arial" w:hAnsi="Arial" w:cs="Arial"/>
                <w:b w:val="0"/>
                <w:bCs w:val="0"/>
                <w:color w:val="800080"/>
              </w:rPr>
            </w:pPr>
            <w:r>
              <w:rPr>
                <w:rFonts w:ascii="Arial" w:hAnsi="Arial" w:cs="Arial"/>
                <w:b w:val="0"/>
                <w:bCs w:val="0"/>
                <w:color w:val="800080"/>
              </w:rPr>
              <w:t>Vấn đề hàm trùng tên và cách gọi phương thức của lớp cha</w:t>
            </w:r>
          </w:p>
          <w:p w:rsidR="002D29BD" w:rsidRPr="002D29BD" w:rsidRDefault="002D29BD" w:rsidP="002D29BD">
            <w:pPr>
              <w:shd w:val="clear" w:color="auto" w:fill="FFFFFF"/>
              <w:spacing w:after="270"/>
              <w:rPr>
                <w:rFonts w:ascii="Segoe UI" w:eastAsia="Times New Roman" w:hAnsi="Segoe UI" w:cs="Segoe UI"/>
                <w:color w:val="222C37"/>
                <w:sz w:val="24"/>
                <w:szCs w:val="24"/>
              </w:rPr>
            </w:pPr>
            <w:r w:rsidRPr="002D29BD">
              <w:rPr>
                <w:rFonts w:ascii="Segoe UI" w:eastAsia="Times New Roman" w:hAnsi="Segoe UI" w:cs="Segoe UI"/>
                <w:color w:val="222C37"/>
                <w:sz w:val="24"/>
                <w:szCs w:val="24"/>
              </w:rPr>
              <w:t>Trong C# có hỗ trợ từ khoá </w:t>
            </w:r>
            <w:r w:rsidRPr="002D29BD">
              <w:rPr>
                <w:rFonts w:ascii="Segoe UI" w:eastAsia="Times New Roman" w:hAnsi="Segoe UI" w:cs="Segoe UI"/>
                <w:color w:val="0000FF"/>
                <w:sz w:val="24"/>
                <w:szCs w:val="24"/>
              </w:rPr>
              <w:t>new</w:t>
            </w:r>
            <w:r w:rsidRPr="002D29BD">
              <w:rPr>
                <w:rFonts w:ascii="Segoe UI" w:eastAsia="Times New Roman" w:hAnsi="Segoe UI" w:cs="Segoe UI"/>
                <w:color w:val="222C37"/>
                <w:sz w:val="24"/>
                <w:szCs w:val="24"/>
              </w:rPr>
              <w:t> nhằm đánh dấu đây là 1 hàm mới và hàm kế thừa từ lớp cha sẽ bị che đi khiến </w:t>
            </w:r>
            <w:r w:rsidRPr="002D29BD">
              <w:rPr>
                <w:rFonts w:ascii="Segoe UI" w:eastAsia="Times New Roman" w:hAnsi="Segoe UI" w:cs="Segoe UI"/>
                <w:b/>
                <w:bCs/>
                <w:color w:val="222C37"/>
                <w:sz w:val="24"/>
                <w:szCs w:val="24"/>
              </w:rPr>
              <w:t>bên ngoài </w:t>
            </w:r>
            <w:r w:rsidRPr="002D29BD">
              <w:rPr>
                <w:rFonts w:ascii="Segoe UI" w:eastAsia="Times New Roman" w:hAnsi="Segoe UI" w:cs="Segoe UI"/>
                <w:color w:val="222C37"/>
                <w:sz w:val="24"/>
                <w:szCs w:val="24"/>
              </w:rPr>
              <w:t>không thể gọi được.</w:t>
            </w:r>
          </w:p>
          <w:p w:rsidR="002D29BD" w:rsidRDefault="002D29BD" w:rsidP="002D29BD">
            <w:pPr>
              <w:shd w:val="clear" w:color="auto" w:fill="FFFFFF"/>
              <w:spacing w:after="270"/>
              <w:rPr>
                <w:rFonts w:ascii="Times New Roman" w:eastAsia="Times New Roman" w:hAnsi="Times New Roman" w:cs="Times New Roman"/>
                <w:b/>
                <w:sz w:val="28"/>
                <w:szCs w:val="28"/>
              </w:rPr>
            </w:pPr>
            <w:ins w:id="1" w:author="Unknown">
              <w:r w:rsidRPr="002D29BD">
                <w:rPr>
                  <w:rFonts w:ascii="Times New Roman" w:eastAsia="Times New Roman" w:hAnsi="Times New Roman" w:cs="Times New Roman"/>
                  <w:b/>
                  <w:sz w:val="28"/>
                  <w:szCs w:val="28"/>
                </w:rPr>
                <w:t xml:space="preserve">Cụ thể bạn sẽ thêm từ khoá new vào trước khai báo hàm </w:t>
              </w:r>
              <w:proofErr w:type="gramStart"/>
              <w:r w:rsidRPr="002D29BD">
                <w:rPr>
                  <w:rFonts w:ascii="Times New Roman" w:eastAsia="Times New Roman" w:hAnsi="Times New Roman" w:cs="Times New Roman"/>
                  <w:b/>
                  <w:sz w:val="28"/>
                  <w:szCs w:val="28"/>
                </w:rPr>
                <w:t>Info(</w:t>
              </w:r>
              <w:proofErr w:type="gramEnd"/>
              <w:r w:rsidRPr="002D29BD">
                <w:rPr>
                  <w:rFonts w:ascii="Times New Roman" w:eastAsia="Times New Roman" w:hAnsi="Times New Roman" w:cs="Times New Roman"/>
                  <w:b/>
                  <w:sz w:val="28"/>
                  <w:szCs w:val="28"/>
                </w:rPr>
                <w:t>) trong lớp Cat.</w:t>
              </w:r>
            </w:ins>
          </w:p>
          <w:p w:rsidR="000645F9" w:rsidRPr="002D29BD" w:rsidRDefault="000645F9" w:rsidP="002D29BD">
            <w:pPr>
              <w:shd w:val="clear" w:color="auto" w:fill="FFFFFF"/>
              <w:spacing w:after="270"/>
              <w:rPr>
                <w:ins w:id="2" w:author="Unknown"/>
                <w:rFonts w:ascii="Times New Roman" w:eastAsia="Times New Roman" w:hAnsi="Times New Roman" w:cs="Times New Roman"/>
                <w:b/>
                <w:sz w:val="28"/>
                <w:szCs w:val="28"/>
              </w:rPr>
            </w:pPr>
            <w:r>
              <w:rPr>
                <w:rFonts w:ascii="Times New Roman" w:eastAsia="Times New Roman" w:hAnsi="Times New Roman" w:cs="Times New Roman"/>
                <w:b/>
                <w:sz w:val="28"/>
                <w:szCs w:val="28"/>
              </w:rPr>
              <w:t>Nếu có 2 lớp info 1 của cha 2 của con thì mặc định sẽ gọi hàm info của con tr xog r mới tới cha</w:t>
            </w:r>
          </w:p>
          <w:p w:rsidR="002D29BD" w:rsidRPr="002D29BD" w:rsidRDefault="002D29BD" w:rsidP="002D29BD">
            <w:pPr>
              <w:rPr>
                <w:rFonts w:ascii="Segoe UI" w:eastAsia="Times New Roman" w:hAnsi="Segoe UI" w:cs="Segoe UI"/>
                <w:color w:val="222C37"/>
                <w:sz w:val="24"/>
                <w:szCs w:val="24"/>
              </w:rPr>
            </w:pPr>
          </w:p>
          <w:p w:rsidR="002D29BD" w:rsidRPr="001F6BA3" w:rsidRDefault="002D29BD" w:rsidP="00DB5ADF">
            <w:pPr>
              <w:rPr>
                <w:rFonts w:ascii="Times New Roman" w:hAnsi="Times New Roman" w:cs="Times New Roman"/>
                <w:noProof/>
                <w:sz w:val="28"/>
                <w:szCs w:val="28"/>
              </w:rPr>
            </w:pPr>
          </w:p>
        </w:tc>
      </w:tr>
      <w:tr w:rsidR="001F6BA3" w:rsidRPr="001F6BA3" w:rsidTr="00B75171">
        <w:trPr>
          <w:trHeight w:val="127"/>
        </w:trPr>
        <w:tc>
          <w:tcPr>
            <w:tcW w:w="2160" w:type="dxa"/>
          </w:tcPr>
          <w:p w:rsidR="001F6BA3" w:rsidRDefault="00F561C5" w:rsidP="00DB5ADF">
            <w:pPr>
              <w:rPr>
                <w:rFonts w:ascii="Times New Roman" w:hAnsi="Times New Roman" w:cs="Times New Roman"/>
                <w:b/>
                <w:sz w:val="28"/>
                <w:szCs w:val="28"/>
              </w:rPr>
            </w:pPr>
            <w:r>
              <w:rPr>
                <w:rFonts w:ascii="Times New Roman" w:hAnsi="Times New Roman" w:cs="Times New Roman"/>
                <w:b/>
                <w:sz w:val="28"/>
                <w:szCs w:val="28"/>
              </w:rPr>
              <w:lastRenderedPageBreak/>
              <w:t>Tính Đa Hình</w:t>
            </w:r>
          </w:p>
          <w:p w:rsidR="008C42A7" w:rsidRDefault="008C42A7" w:rsidP="00DB5ADF">
            <w:pPr>
              <w:rPr>
                <w:rFonts w:ascii="Times New Roman" w:hAnsi="Times New Roman" w:cs="Times New Roman"/>
                <w:b/>
                <w:sz w:val="28"/>
                <w:szCs w:val="28"/>
              </w:rPr>
            </w:pPr>
          </w:p>
          <w:p w:rsidR="00FB12C3" w:rsidRDefault="00FB12C3" w:rsidP="00DB5ADF">
            <w:pPr>
              <w:rPr>
                <w:rFonts w:ascii="Times New Roman" w:hAnsi="Times New Roman" w:cs="Times New Roman"/>
                <w:b/>
                <w:sz w:val="28"/>
                <w:szCs w:val="28"/>
              </w:rPr>
            </w:pPr>
            <w:r>
              <w:rPr>
                <w:rFonts w:ascii="Times New Roman" w:hAnsi="Times New Roman" w:cs="Times New Roman"/>
                <w:b/>
                <w:sz w:val="28"/>
                <w:szCs w:val="28"/>
              </w:rPr>
              <w:t xml:space="preserve">(lưu ý tính đa hình chỉ dc sử dụng khi có từ khóa </w:t>
            </w:r>
            <w:r w:rsidRPr="00B75171">
              <w:rPr>
                <w:rFonts w:ascii="Segoe UI" w:eastAsia="Times New Roman" w:hAnsi="Segoe UI" w:cs="Segoe UI"/>
                <w:b/>
                <w:bCs/>
                <w:color w:val="FF6600"/>
                <w:sz w:val="24"/>
                <w:szCs w:val="24"/>
              </w:rPr>
              <w:t>Override</w:t>
            </w:r>
            <w:r w:rsidRPr="00B75171">
              <w:rPr>
                <w:rFonts w:ascii="Segoe UI" w:eastAsia="Times New Roman" w:hAnsi="Segoe UI" w:cs="Segoe UI"/>
                <w:color w:val="222C37"/>
                <w:sz w:val="24"/>
                <w:szCs w:val="24"/>
              </w:rPr>
              <w:t> </w:t>
            </w:r>
            <w:r w:rsidR="0033307C">
              <w:rPr>
                <w:rFonts w:ascii="Segoe UI" w:eastAsia="Times New Roman" w:hAnsi="Segoe UI" w:cs="Segoe UI"/>
                <w:color w:val="222C37"/>
                <w:sz w:val="24"/>
                <w:szCs w:val="24"/>
              </w:rPr>
              <w:t>, nếu k có thì nó chỉ là kế thừa bt</w:t>
            </w:r>
            <w:r>
              <w:rPr>
                <w:rFonts w:ascii="Times New Roman" w:hAnsi="Times New Roman" w:cs="Times New Roman"/>
                <w:b/>
                <w:sz w:val="28"/>
                <w:szCs w:val="28"/>
              </w:rPr>
              <w:t>)</w:t>
            </w:r>
          </w:p>
          <w:p w:rsidR="00AF0A76" w:rsidRDefault="00AF0A76" w:rsidP="00DB5ADF">
            <w:pPr>
              <w:rPr>
                <w:rFonts w:ascii="Times New Roman" w:hAnsi="Times New Roman" w:cs="Times New Roman"/>
                <w:b/>
                <w:sz w:val="28"/>
                <w:szCs w:val="28"/>
              </w:rPr>
            </w:pPr>
          </w:p>
          <w:p w:rsidR="00AF0A76" w:rsidRPr="001F6BA3" w:rsidRDefault="00065965" w:rsidP="00DB5ADF">
            <w:pPr>
              <w:rPr>
                <w:rFonts w:ascii="Times New Roman" w:hAnsi="Times New Roman" w:cs="Times New Roman"/>
                <w:b/>
                <w:sz w:val="28"/>
                <w:szCs w:val="28"/>
              </w:rPr>
            </w:pPr>
            <w:hyperlink r:id="rId38" w:history="1">
              <w:r w:rsidR="00AF0A76">
                <w:rPr>
                  <w:rStyle w:val="Hyperlink"/>
                </w:rPr>
                <w:t>https://www.howkteam.vn/course/lap-trinh-oop-voi-c/da-hinh-trong-lap-trinh-huong-doi-tuong-1380</w:t>
              </w:r>
            </w:hyperlink>
          </w:p>
        </w:tc>
        <w:tc>
          <w:tcPr>
            <w:tcW w:w="3240" w:type="dxa"/>
            <w:gridSpan w:val="2"/>
          </w:tcPr>
          <w:p w:rsidR="00B75171" w:rsidRPr="00B75171" w:rsidRDefault="00B75171" w:rsidP="00B75171">
            <w:pPr>
              <w:pStyle w:val="NormalWeb"/>
              <w:shd w:val="clear" w:color="auto" w:fill="FFFFFF"/>
              <w:spacing w:before="0" w:beforeAutospacing="0" w:after="270" w:afterAutospacing="0"/>
              <w:rPr>
                <w:rFonts w:ascii="Segoe UI" w:hAnsi="Segoe UI" w:cs="Segoe UI"/>
                <w:color w:val="222C37"/>
              </w:rPr>
            </w:pPr>
            <w:r>
              <w:rPr>
                <w:sz w:val="28"/>
                <w:szCs w:val="28"/>
              </w:rPr>
              <w:lastRenderedPageBreak/>
              <w:t xml:space="preserve"> </w:t>
            </w:r>
            <w:r w:rsidRPr="00B75171">
              <w:rPr>
                <w:rFonts w:ascii="Segoe UI" w:hAnsi="Segoe UI" w:cs="Segoe UI"/>
                <w:b/>
                <w:bCs/>
                <w:color w:val="FF6600"/>
              </w:rPr>
              <w:t>Tính đa hình </w:t>
            </w:r>
            <w:r w:rsidRPr="00B75171">
              <w:rPr>
                <w:rFonts w:ascii="Segoe UI" w:hAnsi="Segoe UI" w:cs="Segoe UI"/>
                <w:color w:val="222C37"/>
              </w:rPr>
              <w:t>là hiện tượng các đối tượng thuộc các lớp khác nhau có thể hiểu cùng 1 thông điệp theo các cách khác nhau.</w:t>
            </w:r>
          </w:p>
          <w:p w:rsidR="00B75171" w:rsidRPr="00B75171" w:rsidRDefault="00B75171" w:rsidP="00B75171">
            <w:pPr>
              <w:shd w:val="clear" w:color="auto" w:fill="FFFFFF"/>
              <w:spacing w:after="270"/>
              <w:rPr>
                <w:rFonts w:ascii="Segoe UI" w:eastAsia="Times New Roman" w:hAnsi="Segoe UI" w:cs="Segoe UI"/>
                <w:color w:val="222C37"/>
                <w:sz w:val="24"/>
                <w:szCs w:val="24"/>
              </w:rPr>
            </w:pPr>
            <w:r w:rsidRPr="00B75171">
              <w:rPr>
                <w:rFonts w:ascii="Segoe UI" w:eastAsia="Times New Roman" w:hAnsi="Segoe UI" w:cs="Segoe UI"/>
                <w:color w:val="222C37"/>
                <w:sz w:val="24"/>
                <w:szCs w:val="24"/>
              </w:rPr>
              <w:t xml:space="preserve">Một ví dụ về đa hình trong thực tế. Ta có 3 con vật: chó, </w:t>
            </w:r>
            <w:r w:rsidRPr="00B75171">
              <w:rPr>
                <w:rFonts w:ascii="Segoe UI" w:eastAsia="Times New Roman" w:hAnsi="Segoe UI" w:cs="Segoe UI"/>
                <w:color w:val="222C37"/>
                <w:sz w:val="24"/>
                <w:szCs w:val="24"/>
              </w:rPr>
              <w:lastRenderedPageBreak/>
              <w:t>mèo, lợn. Cả 3 con vật này đều là động vật. Nhưng khi ta bảo cả 3 động vật kêu thì con chó sẽ kêu gâu gâu, con mèo sẽ kêu meo meo và con heo sẽ kêu ẹt ẹt.</w:t>
            </w:r>
          </w:p>
          <w:p w:rsidR="00B75171" w:rsidRDefault="00B75171" w:rsidP="00B75171">
            <w:pPr>
              <w:shd w:val="clear" w:color="auto" w:fill="FFFFFF"/>
              <w:spacing w:after="270"/>
              <w:rPr>
                <w:rFonts w:ascii="Segoe UI" w:eastAsia="Times New Roman" w:hAnsi="Segoe UI" w:cs="Segoe UI"/>
                <w:color w:val="222C37"/>
                <w:sz w:val="24"/>
                <w:szCs w:val="24"/>
              </w:rPr>
            </w:pPr>
            <w:ins w:id="3" w:author="Unknown">
              <w:r w:rsidRPr="00B75171">
                <w:rPr>
                  <w:rFonts w:ascii="Segoe UI" w:eastAsia="Times New Roman" w:hAnsi="Segoe UI" w:cs="Segoe UI"/>
                  <w:color w:val="222C37"/>
                  <w:sz w:val="24"/>
                  <w:szCs w:val="24"/>
                </w:rPr>
                <w:t>Trong ví dụ trên 3 con vật: chó, mèo, lợn xem như là các đối tượng. Việc ta bảo 3 động vật kêu chính là thông điệp. Rõ ràng cả 3 con vật có thể hiểu cùng 1 thông điệp là kêu theo các cách khác nhau.</w:t>
              </w:r>
            </w:ins>
          </w:p>
          <w:p w:rsidR="00B75171" w:rsidRDefault="00B75171" w:rsidP="00B75171">
            <w:pPr>
              <w:shd w:val="clear" w:color="auto" w:fill="FFFFFF"/>
              <w:spacing w:after="300"/>
              <w:outlineLvl w:val="1"/>
              <w:rPr>
                <w:rFonts w:ascii="Arial" w:eastAsia="Times New Roman" w:hAnsi="Arial" w:cs="Arial"/>
                <w:color w:val="800080"/>
                <w:sz w:val="36"/>
                <w:szCs w:val="36"/>
              </w:rPr>
            </w:pPr>
            <w:r w:rsidRPr="00B75171">
              <w:rPr>
                <w:rFonts w:ascii="Arial" w:eastAsia="Times New Roman" w:hAnsi="Arial" w:cs="Arial"/>
                <w:color w:val="800080"/>
                <w:sz w:val="36"/>
                <w:szCs w:val="36"/>
              </w:rPr>
              <w:t>Từ khoá virtual và từ khoá override</w:t>
            </w:r>
          </w:p>
          <w:p w:rsidR="00B75171" w:rsidRPr="00B75171" w:rsidRDefault="00B75171" w:rsidP="00B75171">
            <w:pPr>
              <w:shd w:val="clear" w:color="auto" w:fill="FFFFFF"/>
              <w:spacing w:after="300"/>
              <w:outlineLvl w:val="1"/>
              <w:rPr>
                <w:rFonts w:ascii="Arial" w:eastAsia="Times New Roman" w:hAnsi="Arial" w:cs="Arial"/>
                <w:color w:val="800080"/>
                <w:sz w:val="36"/>
                <w:szCs w:val="36"/>
              </w:rPr>
            </w:pPr>
          </w:p>
          <w:p w:rsidR="00B75171" w:rsidRPr="00B75171" w:rsidRDefault="00B75171" w:rsidP="00B75171">
            <w:pPr>
              <w:shd w:val="clear" w:color="auto" w:fill="FFFFFF"/>
              <w:spacing w:after="270"/>
              <w:rPr>
                <w:ins w:id="4" w:author="Unknown"/>
                <w:rFonts w:ascii="Segoe UI" w:eastAsia="Times New Roman" w:hAnsi="Segoe UI" w:cs="Segoe UI"/>
                <w:color w:val="222C37"/>
                <w:sz w:val="24"/>
                <w:szCs w:val="24"/>
              </w:rPr>
            </w:pPr>
          </w:p>
          <w:p w:rsidR="001F6BA3" w:rsidRPr="001F6BA3" w:rsidRDefault="001F6BA3" w:rsidP="00DB5ADF">
            <w:pPr>
              <w:rPr>
                <w:rFonts w:ascii="Times New Roman" w:hAnsi="Times New Roman" w:cs="Times New Roman"/>
                <w:sz w:val="28"/>
                <w:szCs w:val="28"/>
              </w:rPr>
            </w:pPr>
          </w:p>
        </w:tc>
        <w:tc>
          <w:tcPr>
            <w:tcW w:w="6300" w:type="dxa"/>
          </w:tcPr>
          <w:p w:rsidR="00B75171" w:rsidRPr="00B75171" w:rsidRDefault="00B75171" w:rsidP="00B75171">
            <w:pPr>
              <w:shd w:val="clear" w:color="auto" w:fill="FFFFFF"/>
              <w:spacing w:after="270"/>
              <w:rPr>
                <w:rFonts w:ascii="Segoe UI" w:eastAsia="Times New Roman" w:hAnsi="Segoe UI" w:cs="Segoe UI"/>
                <w:color w:val="222C37"/>
                <w:sz w:val="24"/>
                <w:szCs w:val="24"/>
              </w:rPr>
            </w:pPr>
            <w:r w:rsidRPr="00B75171">
              <w:rPr>
                <w:rFonts w:ascii="Segoe UI" w:eastAsia="Times New Roman" w:hAnsi="Segoe UI" w:cs="Segoe UI"/>
                <w:color w:val="222C37"/>
                <w:sz w:val="24"/>
                <w:szCs w:val="24"/>
              </w:rPr>
              <w:lastRenderedPageBreak/>
              <w:t>Để thể hiện được</w:t>
            </w:r>
            <w:r w:rsidRPr="00B75171">
              <w:rPr>
                <w:rFonts w:ascii="Segoe UI" w:eastAsia="Times New Roman" w:hAnsi="Segoe UI" w:cs="Segoe UI"/>
                <w:b/>
                <w:bCs/>
                <w:color w:val="222C37"/>
                <w:sz w:val="24"/>
                <w:szCs w:val="24"/>
              </w:rPr>
              <w:t> tính đa hình</w:t>
            </w:r>
            <w:r w:rsidRPr="00B75171">
              <w:rPr>
                <w:rFonts w:ascii="Segoe UI" w:eastAsia="Times New Roman" w:hAnsi="Segoe UI" w:cs="Segoe UI"/>
                <w:color w:val="222C37"/>
                <w:sz w:val="24"/>
                <w:szCs w:val="24"/>
              </w:rPr>
              <w:t>:</w:t>
            </w:r>
          </w:p>
          <w:p w:rsidR="00B75171" w:rsidRPr="00B75171" w:rsidRDefault="00B75171" w:rsidP="00B75171">
            <w:pPr>
              <w:numPr>
                <w:ilvl w:val="0"/>
                <w:numId w:val="27"/>
              </w:numPr>
              <w:shd w:val="clear" w:color="auto" w:fill="FFFFFF"/>
              <w:spacing w:before="100" w:beforeAutospacing="1" w:after="100" w:afterAutospacing="1"/>
              <w:rPr>
                <w:rFonts w:ascii="Segoe UI" w:eastAsia="Times New Roman" w:hAnsi="Segoe UI" w:cs="Segoe UI"/>
                <w:color w:val="222C37"/>
                <w:sz w:val="24"/>
                <w:szCs w:val="24"/>
              </w:rPr>
            </w:pPr>
            <w:r w:rsidRPr="00B75171">
              <w:rPr>
                <w:rFonts w:ascii="Segoe UI" w:eastAsia="Times New Roman" w:hAnsi="Segoe UI" w:cs="Segoe UI"/>
                <w:color w:val="222C37"/>
                <w:sz w:val="24"/>
                <w:szCs w:val="24"/>
              </w:rPr>
              <w:t>Các lớp phải có quan hệ kế thừa với cùng 1 lớp cha nào đó.</w:t>
            </w:r>
          </w:p>
          <w:p w:rsidR="00B75171" w:rsidRDefault="00B75171" w:rsidP="00B75171">
            <w:pPr>
              <w:numPr>
                <w:ilvl w:val="0"/>
                <w:numId w:val="27"/>
              </w:numPr>
              <w:shd w:val="clear" w:color="auto" w:fill="FFFFFF"/>
              <w:spacing w:before="100" w:beforeAutospacing="1" w:after="100" w:afterAutospacing="1"/>
              <w:rPr>
                <w:rFonts w:ascii="Segoe UI" w:eastAsia="Times New Roman" w:hAnsi="Segoe UI" w:cs="Segoe UI"/>
                <w:color w:val="222C37"/>
                <w:sz w:val="24"/>
                <w:szCs w:val="24"/>
              </w:rPr>
            </w:pPr>
            <w:r w:rsidRPr="00B75171">
              <w:rPr>
                <w:rFonts w:ascii="Segoe UI" w:eastAsia="Times New Roman" w:hAnsi="Segoe UI" w:cs="Segoe UI"/>
                <w:color w:val="222C37"/>
                <w:sz w:val="24"/>
                <w:szCs w:val="24"/>
              </w:rPr>
              <w:t>Phương thức đa hình phải được ghi đè (</w:t>
            </w:r>
            <w:r w:rsidRPr="00B75171">
              <w:rPr>
                <w:rFonts w:ascii="Segoe UI" w:eastAsia="Times New Roman" w:hAnsi="Segoe UI" w:cs="Segoe UI"/>
                <w:color w:val="0000FF"/>
                <w:sz w:val="24"/>
                <w:szCs w:val="24"/>
              </w:rPr>
              <w:t>override</w:t>
            </w:r>
            <w:r w:rsidRPr="00B75171">
              <w:rPr>
                <w:rFonts w:ascii="Segoe UI" w:eastAsia="Times New Roman" w:hAnsi="Segoe UI" w:cs="Segoe UI"/>
                <w:color w:val="222C37"/>
                <w:sz w:val="24"/>
                <w:szCs w:val="24"/>
              </w:rPr>
              <w:t>) ở các lớp con (sẽ được trình bày ngay sau đây).</w:t>
            </w:r>
          </w:p>
          <w:p w:rsidR="00B75171" w:rsidRDefault="00B75171" w:rsidP="00B75171">
            <w:pPr>
              <w:shd w:val="clear" w:color="auto" w:fill="FFFFFF"/>
              <w:spacing w:before="100" w:beforeAutospacing="1" w:after="100" w:afterAutospacing="1"/>
              <w:rPr>
                <w:rFonts w:ascii="Segoe UI" w:eastAsia="Times New Roman" w:hAnsi="Segoe UI" w:cs="Segoe UI"/>
                <w:color w:val="222C37"/>
                <w:sz w:val="24"/>
                <w:szCs w:val="24"/>
              </w:rPr>
            </w:pPr>
          </w:p>
          <w:p w:rsidR="00B75171" w:rsidRDefault="00B75171" w:rsidP="00B75171">
            <w:pPr>
              <w:shd w:val="clear" w:color="auto" w:fill="FFFFFF"/>
              <w:spacing w:before="100" w:beforeAutospacing="1" w:after="100" w:afterAutospacing="1"/>
              <w:rPr>
                <w:rFonts w:ascii="Segoe UI" w:eastAsia="Times New Roman" w:hAnsi="Segoe UI" w:cs="Segoe UI"/>
                <w:color w:val="222C37"/>
                <w:sz w:val="24"/>
                <w:szCs w:val="24"/>
              </w:rPr>
            </w:pPr>
          </w:p>
          <w:p w:rsidR="00B75171" w:rsidRDefault="00B75171" w:rsidP="00B75171">
            <w:pPr>
              <w:shd w:val="clear" w:color="auto" w:fill="FFFFFF"/>
              <w:spacing w:before="100" w:beforeAutospacing="1" w:after="100" w:afterAutospacing="1"/>
              <w:rPr>
                <w:rFonts w:ascii="Segoe UI" w:eastAsia="Times New Roman" w:hAnsi="Segoe UI" w:cs="Segoe UI"/>
                <w:color w:val="222C37"/>
                <w:sz w:val="24"/>
                <w:szCs w:val="24"/>
              </w:rPr>
            </w:pPr>
          </w:p>
          <w:p w:rsidR="00B75171" w:rsidRDefault="00B75171" w:rsidP="00B75171">
            <w:pPr>
              <w:shd w:val="clear" w:color="auto" w:fill="FFFFFF"/>
              <w:spacing w:before="100" w:beforeAutospacing="1" w:after="100" w:afterAutospacing="1"/>
              <w:rPr>
                <w:rFonts w:ascii="Segoe UI" w:eastAsia="Times New Roman" w:hAnsi="Segoe UI" w:cs="Segoe UI"/>
                <w:color w:val="222C37"/>
                <w:sz w:val="24"/>
                <w:szCs w:val="24"/>
              </w:rPr>
            </w:pPr>
          </w:p>
          <w:p w:rsidR="00B75171" w:rsidRDefault="00B75171" w:rsidP="00B75171">
            <w:pPr>
              <w:shd w:val="clear" w:color="auto" w:fill="FFFFFF"/>
              <w:spacing w:before="100" w:beforeAutospacing="1" w:after="100" w:afterAutospacing="1"/>
              <w:rPr>
                <w:rFonts w:ascii="Segoe UI" w:eastAsia="Times New Roman" w:hAnsi="Segoe UI" w:cs="Segoe UI"/>
                <w:color w:val="222C37"/>
                <w:sz w:val="24"/>
                <w:szCs w:val="24"/>
              </w:rPr>
            </w:pPr>
          </w:p>
          <w:p w:rsidR="00B75171" w:rsidRDefault="00B75171" w:rsidP="00B75171">
            <w:pPr>
              <w:shd w:val="clear" w:color="auto" w:fill="FFFFFF"/>
              <w:spacing w:before="100" w:beforeAutospacing="1" w:after="100" w:afterAutospacing="1"/>
              <w:rPr>
                <w:rFonts w:ascii="Segoe UI" w:eastAsia="Times New Roman" w:hAnsi="Segoe UI" w:cs="Segoe UI"/>
                <w:color w:val="222C37"/>
                <w:sz w:val="24"/>
                <w:szCs w:val="24"/>
              </w:rPr>
            </w:pPr>
          </w:p>
          <w:p w:rsidR="00B75171" w:rsidRDefault="00B75171" w:rsidP="00B75171">
            <w:pPr>
              <w:shd w:val="clear" w:color="auto" w:fill="FFFFFF"/>
              <w:spacing w:before="100" w:beforeAutospacing="1" w:after="100" w:afterAutospacing="1"/>
              <w:rPr>
                <w:rFonts w:ascii="Segoe UI" w:eastAsia="Times New Roman" w:hAnsi="Segoe UI" w:cs="Segoe UI"/>
                <w:color w:val="222C37"/>
                <w:sz w:val="24"/>
                <w:szCs w:val="24"/>
              </w:rPr>
            </w:pPr>
          </w:p>
          <w:p w:rsidR="00B75171" w:rsidRDefault="00B75171" w:rsidP="00B75171">
            <w:pPr>
              <w:shd w:val="clear" w:color="auto" w:fill="FFFFFF"/>
              <w:spacing w:before="100" w:beforeAutospacing="1" w:after="100" w:afterAutospacing="1"/>
              <w:rPr>
                <w:rFonts w:ascii="Segoe UI" w:eastAsia="Times New Roman" w:hAnsi="Segoe UI" w:cs="Segoe UI"/>
                <w:color w:val="222C37"/>
                <w:sz w:val="24"/>
                <w:szCs w:val="24"/>
              </w:rPr>
            </w:pPr>
          </w:p>
          <w:p w:rsidR="00B75171" w:rsidRPr="00B75171" w:rsidRDefault="00B75171" w:rsidP="00B75171">
            <w:pPr>
              <w:shd w:val="clear" w:color="auto" w:fill="FFFFFF"/>
              <w:spacing w:after="270"/>
              <w:rPr>
                <w:rFonts w:ascii="Segoe UI" w:eastAsia="Times New Roman" w:hAnsi="Segoe UI" w:cs="Segoe UI"/>
                <w:color w:val="222C37"/>
                <w:sz w:val="24"/>
                <w:szCs w:val="24"/>
              </w:rPr>
            </w:pPr>
            <w:r w:rsidRPr="00B75171">
              <w:rPr>
                <w:rFonts w:ascii="Segoe UI" w:eastAsia="Times New Roman" w:hAnsi="Segoe UI" w:cs="Segoe UI"/>
                <w:b/>
                <w:bCs/>
                <w:color w:val="FF6600"/>
                <w:sz w:val="24"/>
                <w:szCs w:val="24"/>
              </w:rPr>
              <w:t>Virtual</w:t>
            </w:r>
            <w:r w:rsidRPr="00B75171">
              <w:rPr>
                <w:rFonts w:ascii="Segoe UI" w:eastAsia="Times New Roman" w:hAnsi="Segoe UI" w:cs="Segoe UI"/>
                <w:color w:val="222C37"/>
                <w:sz w:val="24"/>
                <w:szCs w:val="24"/>
              </w:rPr>
              <w:t> là từ khoá dùng để khai báo 1 phương thức ảo (phương thức ảo là phương thức có thể ghi đè được).</w:t>
            </w:r>
            <w:r w:rsidR="008C42A7">
              <w:rPr>
                <w:rFonts w:ascii="Segoe UI" w:eastAsia="Times New Roman" w:hAnsi="Segoe UI" w:cs="Segoe UI"/>
                <w:color w:val="222C37"/>
                <w:sz w:val="24"/>
                <w:szCs w:val="24"/>
              </w:rPr>
              <w:t xml:space="preserve"> thường de ở lớp cha</w:t>
            </w:r>
          </w:p>
          <w:p w:rsidR="00B75171" w:rsidRPr="00B75171" w:rsidRDefault="00B75171" w:rsidP="00B75171">
            <w:pPr>
              <w:shd w:val="clear" w:color="auto" w:fill="FFFFFF"/>
              <w:spacing w:after="270"/>
              <w:rPr>
                <w:rFonts w:ascii="Segoe UI" w:eastAsia="Times New Roman" w:hAnsi="Segoe UI" w:cs="Segoe UI"/>
                <w:color w:val="222C37"/>
                <w:sz w:val="24"/>
                <w:szCs w:val="24"/>
              </w:rPr>
            </w:pPr>
            <w:r w:rsidRPr="00B75171">
              <w:rPr>
                <w:rFonts w:ascii="Segoe UI" w:eastAsia="Times New Roman" w:hAnsi="Segoe UI" w:cs="Segoe UI"/>
                <w:b/>
                <w:bCs/>
                <w:color w:val="FF6600"/>
                <w:sz w:val="24"/>
                <w:szCs w:val="24"/>
              </w:rPr>
              <w:t>Override</w:t>
            </w:r>
            <w:r w:rsidRPr="00B75171">
              <w:rPr>
                <w:rFonts w:ascii="Segoe UI" w:eastAsia="Times New Roman" w:hAnsi="Segoe UI" w:cs="Segoe UI"/>
                <w:color w:val="222C37"/>
                <w:sz w:val="24"/>
                <w:szCs w:val="24"/>
              </w:rPr>
              <w:t> là từ khoá dùng để đánh dấu phương thức ghi đè lên phương thức của lớp cha.</w:t>
            </w:r>
          </w:p>
          <w:p w:rsidR="00B75171" w:rsidRPr="00B75171" w:rsidRDefault="00B75171" w:rsidP="00B75171">
            <w:pPr>
              <w:shd w:val="clear" w:color="auto" w:fill="FFFFFF"/>
              <w:spacing w:after="270"/>
              <w:rPr>
                <w:rFonts w:ascii="Segoe UI" w:eastAsia="Times New Roman" w:hAnsi="Segoe UI" w:cs="Segoe UI"/>
                <w:color w:val="222C37"/>
                <w:sz w:val="24"/>
                <w:szCs w:val="24"/>
              </w:rPr>
            </w:pPr>
            <w:r w:rsidRPr="00B75171">
              <w:rPr>
                <w:rFonts w:ascii="Segoe UI" w:eastAsia="Times New Roman" w:hAnsi="Segoe UI" w:cs="Segoe UI"/>
                <w:b/>
                <w:bCs/>
                <w:color w:val="008000"/>
                <w:sz w:val="24"/>
                <w:szCs w:val="24"/>
              </w:rPr>
              <w:t>Lưu ý:</w:t>
            </w:r>
          </w:p>
          <w:p w:rsidR="00B75171" w:rsidRPr="00B75171" w:rsidRDefault="00B75171" w:rsidP="00B75171">
            <w:pPr>
              <w:numPr>
                <w:ilvl w:val="0"/>
                <w:numId w:val="28"/>
              </w:numPr>
              <w:shd w:val="clear" w:color="auto" w:fill="FFFFFF"/>
              <w:spacing w:before="100" w:beforeAutospacing="1" w:after="100" w:afterAutospacing="1"/>
              <w:rPr>
                <w:rFonts w:ascii="Segoe UI" w:eastAsia="Times New Roman" w:hAnsi="Segoe UI" w:cs="Segoe UI"/>
                <w:color w:val="222C37"/>
                <w:sz w:val="24"/>
                <w:szCs w:val="24"/>
              </w:rPr>
            </w:pPr>
            <w:r w:rsidRPr="00B75171">
              <w:rPr>
                <w:rFonts w:ascii="Segoe UI" w:eastAsia="Times New Roman" w:hAnsi="Segoe UI" w:cs="Segoe UI"/>
                <w:color w:val="222C37"/>
                <w:sz w:val="24"/>
                <w:szCs w:val="24"/>
              </w:rPr>
              <w:t>Chỉ có thể ghi đè lên phương thức </w:t>
            </w:r>
            <w:r w:rsidRPr="00B75171">
              <w:rPr>
                <w:rFonts w:ascii="Segoe UI" w:eastAsia="Times New Roman" w:hAnsi="Segoe UI" w:cs="Segoe UI"/>
                <w:color w:val="0000FF"/>
                <w:sz w:val="24"/>
                <w:szCs w:val="24"/>
              </w:rPr>
              <w:t>virtual</w:t>
            </w:r>
            <w:r w:rsidRPr="00B75171">
              <w:rPr>
                <w:rFonts w:ascii="Segoe UI" w:eastAsia="Times New Roman" w:hAnsi="Segoe UI" w:cs="Segoe UI"/>
                <w:color w:val="222C37"/>
                <w:sz w:val="24"/>
                <w:szCs w:val="24"/>
              </w:rPr>
              <w:t> hoặc </w:t>
            </w:r>
            <w:r w:rsidRPr="00B75171">
              <w:rPr>
                <w:rFonts w:ascii="Segoe UI" w:eastAsia="Times New Roman" w:hAnsi="Segoe UI" w:cs="Segoe UI"/>
                <w:color w:val="0000FF"/>
                <w:sz w:val="24"/>
                <w:szCs w:val="24"/>
              </w:rPr>
              <w:t>abstract </w:t>
            </w:r>
            <w:r w:rsidRPr="00B75171">
              <w:rPr>
                <w:rFonts w:ascii="Segoe UI" w:eastAsia="Times New Roman" w:hAnsi="Segoe UI" w:cs="Segoe UI"/>
                <w:color w:val="222C37"/>
                <w:sz w:val="24"/>
                <w:szCs w:val="24"/>
              </w:rPr>
              <w:t>(sẽ trình bày ngay sau đây).</w:t>
            </w:r>
          </w:p>
          <w:p w:rsidR="00B75171" w:rsidRDefault="00B75171" w:rsidP="00B75171">
            <w:pPr>
              <w:numPr>
                <w:ilvl w:val="0"/>
                <w:numId w:val="28"/>
              </w:numPr>
              <w:shd w:val="clear" w:color="auto" w:fill="FFFFFF"/>
              <w:spacing w:before="100" w:beforeAutospacing="1" w:after="100" w:afterAutospacing="1"/>
              <w:rPr>
                <w:rFonts w:ascii="Segoe UI" w:eastAsia="Times New Roman" w:hAnsi="Segoe UI" w:cs="Segoe UI"/>
                <w:color w:val="222C37"/>
                <w:sz w:val="24"/>
                <w:szCs w:val="24"/>
              </w:rPr>
            </w:pPr>
            <w:r w:rsidRPr="00B75171">
              <w:rPr>
                <w:rFonts w:ascii="Segoe UI" w:eastAsia="Times New Roman" w:hAnsi="Segoe UI" w:cs="Segoe UI"/>
                <w:color w:val="222C37"/>
                <w:sz w:val="24"/>
                <w:szCs w:val="24"/>
              </w:rPr>
              <w:t>Tính đa hình chỉ được thể hiện khi đã ghi đè lên phương thức của lớp cha.</w:t>
            </w:r>
          </w:p>
          <w:p w:rsidR="00B75171" w:rsidRPr="00B75171" w:rsidRDefault="00B75171" w:rsidP="00B75171">
            <w:pPr>
              <w:shd w:val="clear" w:color="auto" w:fill="FFFFFF"/>
              <w:spacing w:before="100" w:beforeAutospacing="1" w:after="100" w:afterAutospacing="1"/>
              <w:ind w:left="720"/>
              <w:rPr>
                <w:rFonts w:ascii="Segoe UI" w:eastAsia="Times New Roman" w:hAnsi="Segoe UI" w:cs="Segoe UI"/>
                <w:color w:val="222C37"/>
                <w:sz w:val="24"/>
                <w:szCs w:val="24"/>
              </w:rPr>
            </w:pPr>
            <w:r>
              <w:rPr>
                <w:rFonts w:ascii="Segoe UI" w:eastAsia="Times New Roman" w:hAnsi="Segoe UI" w:cs="Segoe UI"/>
                <w:color w:val="222C37"/>
                <w:sz w:val="24"/>
                <w:szCs w:val="24"/>
              </w:rPr>
              <w:t xml:space="preserve">Vd cho dể hiểu:  cha bạn cho bạn 1 ngôi nhà nếu như cha bạn có để từ khóa </w:t>
            </w:r>
            <w:r w:rsidRPr="00B75171">
              <w:rPr>
                <w:rFonts w:ascii="Segoe UI" w:eastAsia="Times New Roman" w:hAnsi="Segoe UI" w:cs="Segoe UI"/>
                <w:b/>
                <w:bCs/>
                <w:color w:val="FF6600"/>
                <w:sz w:val="24"/>
                <w:szCs w:val="24"/>
              </w:rPr>
              <w:t>Virtual</w:t>
            </w:r>
            <w:r w:rsidRPr="00B75171">
              <w:rPr>
                <w:rFonts w:ascii="Segoe UI" w:eastAsia="Times New Roman" w:hAnsi="Segoe UI" w:cs="Segoe UI"/>
                <w:color w:val="222C37"/>
                <w:sz w:val="24"/>
                <w:szCs w:val="24"/>
              </w:rPr>
              <w:t> </w:t>
            </w:r>
            <w:r>
              <w:rPr>
                <w:rFonts w:ascii="Segoe UI" w:eastAsia="Times New Roman" w:hAnsi="Segoe UI" w:cs="Segoe UI"/>
                <w:color w:val="222C37"/>
                <w:sz w:val="24"/>
                <w:szCs w:val="24"/>
              </w:rPr>
              <w:t xml:space="preserve"> thì bạn dc phép sử chữa theo ý bạn ngược thì không</w:t>
            </w:r>
          </w:p>
          <w:p w:rsidR="001F6BA3" w:rsidRPr="001F6BA3" w:rsidRDefault="001F6BA3" w:rsidP="00DB5ADF">
            <w:pPr>
              <w:rPr>
                <w:rFonts w:ascii="Times New Roman" w:hAnsi="Times New Roman" w:cs="Times New Roman"/>
                <w:noProof/>
                <w:sz w:val="28"/>
                <w:szCs w:val="28"/>
              </w:rPr>
            </w:pPr>
          </w:p>
        </w:tc>
      </w:tr>
      <w:tr w:rsidR="004E365E" w:rsidRPr="001F6BA3" w:rsidTr="00FF1648">
        <w:trPr>
          <w:trHeight w:val="142"/>
        </w:trPr>
        <w:tc>
          <w:tcPr>
            <w:tcW w:w="11700" w:type="dxa"/>
            <w:gridSpan w:val="4"/>
          </w:tcPr>
          <w:p w:rsidR="004E365E" w:rsidRPr="004E365E" w:rsidRDefault="004E365E" w:rsidP="004E365E">
            <w:pPr>
              <w:jc w:val="center"/>
              <w:rPr>
                <w:rFonts w:ascii="Times New Roman" w:hAnsi="Times New Roman" w:cs="Times New Roman"/>
                <w:b/>
                <w:noProof/>
                <w:sz w:val="28"/>
                <w:szCs w:val="28"/>
              </w:rPr>
            </w:pPr>
            <w:r>
              <w:rPr>
                <w:rFonts w:ascii="Times New Roman" w:hAnsi="Times New Roman" w:cs="Times New Roman"/>
                <w:b/>
                <w:noProof/>
                <w:sz w:val="28"/>
                <w:szCs w:val="28"/>
              </w:rPr>
              <w:lastRenderedPageBreak/>
              <w:t>NÂNG CAO C#</w:t>
            </w:r>
          </w:p>
        </w:tc>
      </w:tr>
      <w:tr w:rsidR="004E365E" w:rsidRPr="001F6BA3" w:rsidTr="004E365E">
        <w:trPr>
          <w:trHeight w:val="165"/>
        </w:trPr>
        <w:tc>
          <w:tcPr>
            <w:tcW w:w="2160" w:type="dxa"/>
          </w:tcPr>
          <w:p w:rsidR="004E365E" w:rsidRPr="001F6BA3" w:rsidRDefault="004E365E" w:rsidP="00DB5ADF">
            <w:pPr>
              <w:rPr>
                <w:rFonts w:ascii="Times New Roman" w:hAnsi="Times New Roman" w:cs="Times New Roman"/>
                <w:b/>
                <w:sz w:val="28"/>
                <w:szCs w:val="28"/>
              </w:rPr>
            </w:pPr>
            <w:r>
              <w:rPr>
                <w:rFonts w:ascii="Times New Roman" w:hAnsi="Times New Roman" w:cs="Times New Roman"/>
                <w:b/>
                <w:sz w:val="28"/>
                <w:szCs w:val="28"/>
              </w:rPr>
              <w:t>Collection</w:t>
            </w:r>
          </w:p>
        </w:tc>
        <w:tc>
          <w:tcPr>
            <w:tcW w:w="2790" w:type="dxa"/>
          </w:tcPr>
          <w:p w:rsidR="004E365E" w:rsidRDefault="004E365E" w:rsidP="00DB5ADF">
            <w:pPr>
              <w:rPr>
                <w:rFonts w:ascii="Times New Roman" w:hAnsi="Times New Roman" w:cs="Times New Roman"/>
                <w:sz w:val="28"/>
                <w:szCs w:val="28"/>
              </w:rPr>
            </w:pPr>
            <w:r>
              <w:rPr>
                <w:rFonts w:ascii="Times New Roman" w:hAnsi="Times New Roman" w:cs="Times New Roman"/>
                <w:sz w:val="28"/>
                <w:szCs w:val="28"/>
              </w:rPr>
              <w:t xml:space="preserve">Collection có thể hiểu là một mảng động vì nó có thể tang giảm số lượng phần tử 1 cách dễ dàng k giống như </w:t>
            </w:r>
            <w:r>
              <w:rPr>
                <w:rFonts w:ascii="Times New Roman" w:hAnsi="Times New Roman" w:cs="Times New Roman"/>
                <w:sz w:val="28"/>
                <w:szCs w:val="28"/>
              </w:rPr>
              <w:lastRenderedPageBreak/>
              <w:t xml:space="preserve">mảng bt nhưng collection chậm hơn mảng </w:t>
            </w:r>
          </w:p>
          <w:p w:rsidR="00F35333" w:rsidRDefault="00F35333" w:rsidP="00DB5ADF">
            <w:pPr>
              <w:rPr>
                <w:rFonts w:ascii="Times New Roman" w:hAnsi="Times New Roman" w:cs="Times New Roman"/>
                <w:sz w:val="28"/>
                <w:szCs w:val="28"/>
              </w:rPr>
            </w:pPr>
          </w:p>
          <w:p w:rsidR="00F35333" w:rsidRPr="001F6BA3" w:rsidRDefault="00F35333" w:rsidP="00DB5ADF">
            <w:pPr>
              <w:rPr>
                <w:rFonts w:ascii="Times New Roman" w:hAnsi="Times New Roman" w:cs="Times New Roman"/>
                <w:sz w:val="28"/>
                <w:szCs w:val="28"/>
              </w:rPr>
            </w:pPr>
            <w:r>
              <w:rPr>
                <w:rFonts w:ascii="Times New Roman" w:hAnsi="Times New Roman" w:cs="Times New Roman"/>
                <w:sz w:val="28"/>
                <w:szCs w:val="28"/>
              </w:rPr>
              <w:t>LÚC NÀO NÊN DÙNG COLLECTION LÚC NÀO NÊN DÙNG MẢNG</w:t>
            </w:r>
          </w:p>
        </w:tc>
        <w:tc>
          <w:tcPr>
            <w:tcW w:w="6750" w:type="dxa"/>
            <w:gridSpan w:val="2"/>
          </w:tcPr>
          <w:p w:rsidR="004E365E" w:rsidRDefault="004E365E" w:rsidP="00DB5ADF">
            <w:pPr>
              <w:rPr>
                <w:rFonts w:ascii="Times New Roman" w:hAnsi="Times New Roman" w:cs="Times New Roman"/>
                <w:noProof/>
                <w:sz w:val="28"/>
                <w:szCs w:val="28"/>
              </w:rPr>
            </w:pPr>
          </w:p>
          <w:p w:rsidR="00F35333" w:rsidRDefault="00F35333" w:rsidP="00DB5ADF">
            <w:pPr>
              <w:rPr>
                <w:rFonts w:ascii="Times New Roman" w:hAnsi="Times New Roman" w:cs="Times New Roman"/>
                <w:noProof/>
                <w:sz w:val="28"/>
                <w:szCs w:val="28"/>
              </w:rPr>
            </w:pPr>
          </w:p>
          <w:p w:rsidR="00F35333" w:rsidRDefault="00F35333" w:rsidP="00DB5ADF">
            <w:pPr>
              <w:rPr>
                <w:rFonts w:ascii="Times New Roman" w:hAnsi="Times New Roman" w:cs="Times New Roman"/>
                <w:noProof/>
                <w:sz w:val="28"/>
                <w:szCs w:val="28"/>
              </w:rPr>
            </w:pPr>
          </w:p>
          <w:p w:rsidR="00F35333" w:rsidRDefault="00F35333" w:rsidP="00DB5ADF">
            <w:pPr>
              <w:rPr>
                <w:rFonts w:ascii="Times New Roman" w:hAnsi="Times New Roman" w:cs="Times New Roman"/>
                <w:noProof/>
                <w:sz w:val="28"/>
                <w:szCs w:val="28"/>
              </w:rPr>
            </w:pPr>
          </w:p>
          <w:p w:rsidR="00F35333" w:rsidRDefault="00F35333" w:rsidP="00DB5ADF">
            <w:pPr>
              <w:rPr>
                <w:rFonts w:ascii="Times New Roman" w:hAnsi="Times New Roman" w:cs="Times New Roman"/>
                <w:noProof/>
                <w:sz w:val="28"/>
                <w:szCs w:val="28"/>
              </w:rPr>
            </w:pPr>
          </w:p>
          <w:p w:rsidR="00F35333" w:rsidRDefault="00F35333" w:rsidP="00DB5ADF">
            <w:pPr>
              <w:rPr>
                <w:rFonts w:ascii="Times New Roman" w:hAnsi="Times New Roman" w:cs="Times New Roman"/>
                <w:noProof/>
                <w:sz w:val="28"/>
                <w:szCs w:val="28"/>
              </w:rPr>
            </w:pPr>
          </w:p>
          <w:p w:rsidR="00F35333" w:rsidRDefault="00F35333" w:rsidP="00DB5ADF">
            <w:pPr>
              <w:rPr>
                <w:rFonts w:ascii="Times New Roman" w:hAnsi="Times New Roman" w:cs="Times New Roman"/>
                <w:noProof/>
                <w:sz w:val="28"/>
                <w:szCs w:val="28"/>
              </w:rPr>
            </w:pPr>
          </w:p>
          <w:p w:rsidR="00F35333" w:rsidRDefault="00F35333" w:rsidP="00DB5ADF">
            <w:pPr>
              <w:rPr>
                <w:rFonts w:ascii="Times New Roman" w:hAnsi="Times New Roman" w:cs="Times New Roman"/>
                <w:noProof/>
                <w:sz w:val="28"/>
                <w:szCs w:val="28"/>
              </w:rPr>
            </w:pPr>
          </w:p>
          <w:p w:rsidR="00F35333" w:rsidRDefault="00F35333" w:rsidP="00DB5ADF">
            <w:pPr>
              <w:rPr>
                <w:rFonts w:ascii="Times New Roman" w:hAnsi="Times New Roman" w:cs="Times New Roman"/>
                <w:noProof/>
                <w:sz w:val="28"/>
                <w:szCs w:val="28"/>
              </w:rPr>
            </w:pPr>
          </w:p>
          <w:p w:rsidR="00F35333" w:rsidRPr="001F6BA3" w:rsidRDefault="00F35333" w:rsidP="00DB5ADF">
            <w:pPr>
              <w:rPr>
                <w:rFonts w:ascii="Times New Roman" w:hAnsi="Times New Roman" w:cs="Times New Roman"/>
                <w:noProof/>
                <w:sz w:val="28"/>
                <w:szCs w:val="28"/>
              </w:rPr>
            </w:pPr>
          </w:p>
        </w:tc>
      </w:tr>
      <w:tr w:rsidR="004E365E" w:rsidRPr="001F6BA3" w:rsidTr="004E365E">
        <w:trPr>
          <w:trHeight w:val="127"/>
        </w:trPr>
        <w:tc>
          <w:tcPr>
            <w:tcW w:w="2160" w:type="dxa"/>
          </w:tcPr>
          <w:p w:rsidR="004E365E" w:rsidRPr="001F6BA3" w:rsidRDefault="004E365E" w:rsidP="00DB5ADF">
            <w:pPr>
              <w:rPr>
                <w:rFonts w:ascii="Times New Roman" w:hAnsi="Times New Roman" w:cs="Times New Roman"/>
                <w:b/>
                <w:sz w:val="28"/>
                <w:szCs w:val="28"/>
              </w:rPr>
            </w:pPr>
          </w:p>
        </w:tc>
        <w:tc>
          <w:tcPr>
            <w:tcW w:w="2790" w:type="dxa"/>
          </w:tcPr>
          <w:p w:rsidR="004E365E" w:rsidRPr="001F6BA3" w:rsidRDefault="004E365E" w:rsidP="00DB5ADF">
            <w:pPr>
              <w:rPr>
                <w:rFonts w:ascii="Times New Roman" w:hAnsi="Times New Roman" w:cs="Times New Roman"/>
                <w:sz w:val="28"/>
                <w:szCs w:val="28"/>
              </w:rPr>
            </w:pPr>
          </w:p>
        </w:tc>
        <w:tc>
          <w:tcPr>
            <w:tcW w:w="6750" w:type="dxa"/>
            <w:gridSpan w:val="2"/>
          </w:tcPr>
          <w:p w:rsidR="004E365E" w:rsidRPr="001F6BA3" w:rsidRDefault="004E365E" w:rsidP="00DB5ADF">
            <w:pPr>
              <w:rPr>
                <w:rFonts w:ascii="Times New Roman" w:hAnsi="Times New Roman" w:cs="Times New Roman"/>
                <w:noProof/>
                <w:sz w:val="28"/>
                <w:szCs w:val="28"/>
              </w:rPr>
            </w:pPr>
          </w:p>
        </w:tc>
      </w:tr>
      <w:tr w:rsidR="004E365E" w:rsidRPr="001F6BA3" w:rsidTr="004E365E">
        <w:trPr>
          <w:trHeight w:val="127"/>
        </w:trPr>
        <w:tc>
          <w:tcPr>
            <w:tcW w:w="2160" w:type="dxa"/>
          </w:tcPr>
          <w:p w:rsidR="004E365E" w:rsidRPr="001F6BA3" w:rsidRDefault="004E365E" w:rsidP="00DB5ADF">
            <w:pPr>
              <w:rPr>
                <w:rFonts w:ascii="Times New Roman" w:hAnsi="Times New Roman" w:cs="Times New Roman"/>
                <w:b/>
                <w:sz w:val="28"/>
                <w:szCs w:val="28"/>
              </w:rPr>
            </w:pPr>
          </w:p>
        </w:tc>
        <w:tc>
          <w:tcPr>
            <w:tcW w:w="2790" w:type="dxa"/>
          </w:tcPr>
          <w:p w:rsidR="004E365E" w:rsidRPr="001F6BA3" w:rsidRDefault="004E365E" w:rsidP="00DB5ADF">
            <w:pPr>
              <w:rPr>
                <w:rFonts w:ascii="Times New Roman" w:hAnsi="Times New Roman" w:cs="Times New Roman"/>
                <w:sz w:val="28"/>
                <w:szCs w:val="28"/>
              </w:rPr>
            </w:pPr>
          </w:p>
        </w:tc>
        <w:tc>
          <w:tcPr>
            <w:tcW w:w="6750" w:type="dxa"/>
            <w:gridSpan w:val="2"/>
          </w:tcPr>
          <w:p w:rsidR="004E365E" w:rsidRPr="001F6BA3" w:rsidRDefault="004E365E" w:rsidP="00DB5ADF">
            <w:pPr>
              <w:rPr>
                <w:rFonts w:ascii="Times New Roman" w:hAnsi="Times New Roman" w:cs="Times New Roman"/>
                <w:noProof/>
                <w:sz w:val="28"/>
                <w:szCs w:val="28"/>
              </w:rPr>
            </w:pPr>
          </w:p>
        </w:tc>
      </w:tr>
      <w:tr w:rsidR="004E365E" w:rsidRPr="001F6BA3" w:rsidTr="00947404">
        <w:trPr>
          <w:trHeight w:val="142"/>
        </w:trPr>
        <w:tc>
          <w:tcPr>
            <w:tcW w:w="2160" w:type="dxa"/>
          </w:tcPr>
          <w:p w:rsidR="004E365E" w:rsidRPr="001F6BA3" w:rsidRDefault="004E365E" w:rsidP="00DB5ADF">
            <w:pPr>
              <w:rPr>
                <w:rFonts w:ascii="Times New Roman" w:hAnsi="Times New Roman" w:cs="Times New Roman"/>
                <w:b/>
                <w:sz w:val="28"/>
                <w:szCs w:val="28"/>
              </w:rPr>
            </w:pPr>
          </w:p>
        </w:tc>
        <w:tc>
          <w:tcPr>
            <w:tcW w:w="2790" w:type="dxa"/>
          </w:tcPr>
          <w:p w:rsidR="004E365E" w:rsidRPr="001F6BA3" w:rsidRDefault="004E365E" w:rsidP="00DB5ADF">
            <w:pPr>
              <w:rPr>
                <w:rFonts w:ascii="Times New Roman" w:hAnsi="Times New Roman" w:cs="Times New Roman"/>
                <w:sz w:val="28"/>
                <w:szCs w:val="28"/>
              </w:rPr>
            </w:pPr>
          </w:p>
        </w:tc>
        <w:tc>
          <w:tcPr>
            <w:tcW w:w="6750" w:type="dxa"/>
            <w:gridSpan w:val="2"/>
          </w:tcPr>
          <w:p w:rsidR="004E365E" w:rsidRPr="001F6BA3" w:rsidRDefault="004E365E" w:rsidP="00DB5ADF">
            <w:pPr>
              <w:rPr>
                <w:rFonts w:ascii="Times New Roman" w:hAnsi="Times New Roman" w:cs="Times New Roman"/>
                <w:noProof/>
                <w:sz w:val="28"/>
                <w:szCs w:val="28"/>
              </w:rPr>
            </w:pPr>
          </w:p>
        </w:tc>
      </w:tr>
      <w:tr w:rsidR="00947404" w:rsidRPr="001F6BA3" w:rsidTr="00EE37D5">
        <w:trPr>
          <w:trHeight w:val="210"/>
        </w:trPr>
        <w:tc>
          <w:tcPr>
            <w:tcW w:w="2160" w:type="dxa"/>
          </w:tcPr>
          <w:p w:rsidR="00947404" w:rsidRPr="001F6BA3" w:rsidRDefault="00947404" w:rsidP="00DB5ADF">
            <w:pPr>
              <w:rPr>
                <w:rFonts w:ascii="Times New Roman" w:hAnsi="Times New Roman" w:cs="Times New Roman"/>
                <w:b/>
                <w:sz w:val="28"/>
                <w:szCs w:val="28"/>
              </w:rPr>
            </w:pPr>
          </w:p>
        </w:tc>
        <w:tc>
          <w:tcPr>
            <w:tcW w:w="2790" w:type="dxa"/>
          </w:tcPr>
          <w:p w:rsidR="00947404" w:rsidRPr="001F6BA3" w:rsidRDefault="00947404" w:rsidP="00DB5ADF">
            <w:pPr>
              <w:rPr>
                <w:rFonts w:ascii="Times New Roman" w:hAnsi="Times New Roman" w:cs="Times New Roman"/>
                <w:sz w:val="28"/>
                <w:szCs w:val="28"/>
              </w:rPr>
            </w:pPr>
          </w:p>
        </w:tc>
        <w:tc>
          <w:tcPr>
            <w:tcW w:w="6750" w:type="dxa"/>
            <w:gridSpan w:val="2"/>
          </w:tcPr>
          <w:p w:rsidR="00947404" w:rsidRPr="001F6BA3" w:rsidRDefault="00947404" w:rsidP="00DB5ADF">
            <w:pPr>
              <w:rPr>
                <w:rFonts w:ascii="Times New Roman" w:hAnsi="Times New Roman" w:cs="Times New Roman"/>
                <w:noProof/>
                <w:sz w:val="28"/>
                <w:szCs w:val="28"/>
              </w:rPr>
            </w:pPr>
          </w:p>
        </w:tc>
      </w:tr>
    </w:tbl>
    <w:p w:rsidR="00751277" w:rsidRPr="001F6BA3" w:rsidRDefault="00751277">
      <w:pPr>
        <w:rPr>
          <w:rFonts w:ascii="Times New Roman" w:hAnsi="Times New Roman" w:cs="Times New Roman"/>
          <w:sz w:val="28"/>
          <w:szCs w:val="28"/>
        </w:rPr>
      </w:pPr>
    </w:p>
    <w:sectPr w:rsidR="00751277" w:rsidRPr="001F6B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D4ED1"/>
    <w:multiLevelType w:val="multilevel"/>
    <w:tmpl w:val="CF5C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B79DC"/>
    <w:multiLevelType w:val="multilevel"/>
    <w:tmpl w:val="85A6B6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EF73D50"/>
    <w:multiLevelType w:val="multilevel"/>
    <w:tmpl w:val="E8E6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8359B2"/>
    <w:multiLevelType w:val="multilevel"/>
    <w:tmpl w:val="A7CC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CF4217"/>
    <w:multiLevelType w:val="hybridMultilevel"/>
    <w:tmpl w:val="78246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CB6557"/>
    <w:multiLevelType w:val="multilevel"/>
    <w:tmpl w:val="FC0E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D27404"/>
    <w:multiLevelType w:val="multilevel"/>
    <w:tmpl w:val="2424E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61937"/>
    <w:multiLevelType w:val="multilevel"/>
    <w:tmpl w:val="3790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E45E9B"/>
    <w:multiLevelType w:val="multilevel"/>
    <w:tmpl w:val="4EFA4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7222D8"/>
    <w:multiLevelType w:val="multilevel"/>
    <w:tmpl w:val="BD4C8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FF5BDF"/>
    <w:multiLevelType w:val="multilevel"/>
    <w:tmpl w:val="A0D21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AA79C3"/>
    <w:multiLevelType w:val="multilevel"/>
    <w:tmpl w:val="F698A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945F8A"/>
    <w:multiLevelType w:val="multilevel"/>
    <w:tmpl w:val="07CEC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576AAE"/>
    <w:multiLevelType w:val="hybridMultilevel"/>
    <w:tmpl w:val="D4461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BE4B51"/>
    <w:multiLevelType w:val="hybridMultilevel"/>
    <w:tmpl w:val="DCF89A18"/>
    <w:lvl w:ilvl="0" w:tplc="8DF68E92">
      <w:numFmt w:val="bullet"/>
      <w:lvlText w:val="-"/>
      <w:lvlJc w:val="left"/>
      <w:pPr>
        <w:ind w:left="435" w:hanging="360"/>
      </w:pPr>
      <w:rPr>
        <w:rFonts w:ascii="Times New Roman" w:eastAsiaTheme="minorHAnsi" w:hAnsi="Times New Roman"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5" w15:restartNumberingAfterBreak="0">
    <w:nsid w:val="3FA71CC5"/>
    <w:multiLevelType w:val="multilevel"/>
    <w:tmpl w:val="C2DE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A513E3"/>
    <w:multiLevelType w:val="multilevel"/>
    <w:tmpl w:val="2954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333719"/>
    <w:multiLevelType w:val="multilevel"/>
    <w:tmpl w:val="FC16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0142EE"/>
    <w:multiLevelType w:val="multilevel"/>
    <w:tmpl w:val="B7C2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EB416A"/>
    <w:multiLevelType w:val="multilevel"/>
    <w:tmpl w:val="8A1CF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0E7AEF"/>
    <w:multiLevelType w:val="hybridMultilevel"/>
    <w:tmpl w:val="C8367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620044"/>
    <w:multiLevelType w:val="multilevel"/>
    <w:tmpl w:val="CA86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B207C8"/>
    <w:multiLevelType w:val="multilevel"/>
    <w:tmpl w:val="535E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5D05E0"/>
    <w:multiLevelType w:val="multilevel"/>
    <w:tmpl w:val="00A63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2B260F"/>
    <w:multiLevelType w:val="multilevel"/>
    <w:tmpl w:val="A940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8D641D"/>
    <w:multiLevelType w:val="multilevel"/>
    <w:tmpl w:val="07B0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745614"/>
    <w:multiLevelType w:val="multilevel"/>
    <w:tmpl w:val="ED9C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C743B4"/>
    <w:multiLevelType w:val="multilevel"/>
    <w:tmpl w:val="1F92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5"/>
  </w:num>
  <w:num w:numId="3">
    <w:abstractNumId w:val="26"/>
  </w:num>
  <w:num w:numId="4">
    <w:abstractNumId w:val="17"/>
  </w:num>
  <w:num w:numId="5">
    <w:abstractNumId w:val="5"/>
  </w:num>
  <w:num w:numId="6">
    <w:abstractNumId w:val="22"/>
  </w:num>
  <w:num w:numId="7">
    <w:abstractNumId w:val="19"/>
  </w:num>
  <w:num w:numId="8">
    <w:abstractNumId w:val="21"/>
  </w:num>
  <w:num w:numId="9">
    <w:abstractNumId w:val="9"/>
  </w:num>
  <w:num w:numId="10">
    <w:abstractNumId w:val="23"/>
  </w:num>
  <w:num w:numId="11">
    <w:abstractNumId w:val="13"/>
  </w:num>
  <w:num w:numId="12">
    <w:abstractNumId w:val="4"/>
  </w:num>
  <w:num w:numId="13">
    <w:abstractNumId w:val="10"/>
  </w:num>
  <w:num w:numId="14">
    <w:abstractNumId w:val="11"/>
  </w:num>
  <w:num w:numId="15">
    <w:abstractNumId w:val="6"/>
  </w:num>
  <w:num w:numId="16">
    <w:abstractNumId w:val="16"/>
  </w:num>
  <w:num w:numId="17">
    <w:abstractNumId w:val="0"/>
  </w:num>
  <w:num w:numId="18">
    <w:abstractNumId w:val="18"/>
  </w:num>
  <w:num w:numId="19">
    <w:abstractNumId w:val="24"/>
  </w:num>
  <w:num w:numId="20">
    <w:abstractNumId w:val="27"/>
  </w:num>
  <w:num w:numId="21">
    <w:abstractNumId w:val="7"/>
  </w:num>
  <w:num w:numId="22">
    <w:abstractNumId w:val="12"/>
  </w:num>
  <w:num w:numId="23">
    <w:abstractNumId w:val="3"/>
  </w:num>
  <w:num w:numId="24">
    <w:abstractNumId w:val="15"/>
  </w:num>
  <w:num w:numId="25">
    <w:abstractNumId w:val="20"/>
  </w:num>
  <w:num w:numId="26">
    <w:abstractNumId w:val="1"/>
  </w:num>
  <w:num w:numId="27">
    <w:abstractNumId w:val="2"/>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1277"/>
    <w:rsid w:val="000110DA"/>
    <w:rsid w:val="00012673"/>
    <w:rsid w:val="00013A0D"/>
    <w:rsid w:val="00056DAD"/>
    <w:rsid w:val="000645F9"/>
    <w:rsid w:val="00065965"/>
    <w:rsid w:val="000A3A04"/>
    <w:rsid w:val="000B1860"/>
    <w:rsid w:val="000B28AF"/>
    <w:rsid w:val="000C24E1"/>
    <w:rsid w:val="000E53A0"/>
    <w:rsid w:val="000F453D"/>
    <w:rsid w:val="00105692"/>
    <w:rsid w:val="00113E16"/>
    <w:rsid w:val="00146F24"/>
    <w:rsid w:val="001533E5"/>
    <w:rsid w:val="00154383"/>
    <w:rsid w:val="00197C36"/>
    <w:rsid w:val="001E4C17"/>
    <w:rsid w:val="001F6BA3"/>
    <w:rsid w:val="002161EA"/>
    <w:rsid w:val="00233F41"/>
    <w:rsid w:val="00264E03"/>
    <w:rsid w:val="00265E10"/>
    <w:rsid w:val="00286B2B"/>
    <w:rsid w:val="002C781A"/>
    <w:rsid w:val="002D29BD"/>
    <w:rsid w:val="002F61A6"/>
    <w:rsid w:val="0031750C"/>
    <w:rsid w:val="00332A16"/>
    <w:rsid w:val="0033307C"/>
    <w:rsid w:val="003469FD"/>
    <w:rsid w:val="003A405D"/>
    <w:rsid w:val="003E2618"/>
    <w:rsid w:val="0040539C"/>
    <w:rsid w:val="004223E4"/>
    <w:rsid w:val="00443AF8"/>
    <w:rsid w:val="004A6C03"/>
    <w:rsid w:val="004B52C4"/>
    <w:rsid w:val="004B5BF8"/>
    <w:rsid w:val="004E365E"/>
    <w:rsid w:val="004E36D3"/>
    <w:rsid w:val="0057014A"/>
    <w:rsid w:val="005D42ED"/>
    <w:rsid w:val="005E19FD"/>
    <w:rsid w:val="005E4971"/>
    <w:rsid w:val="006007FF"/>
    <w:rsid w:val="00601894"/>
    <w:rsid w:val="006C23E3"/>
    <w:rsid w:val="006C37A5"/>
    <w:rsid w:val="006E3C19"/>
    <w:rsid w:val="00751277"/>
    <w:rsid w:val="00784913"/>
    <w:rsid w:val="007A5FD4"/>
    <w:rsid w:val="008614C4"/>
    <w:rsid w:val="00885280"/>
    <w:rsid w:val="008C42A7"/>
    <w:rsid w:val="008C44D8"/>
    <w:rsid w:val="008F1A68"/>
    <w:rsid w:val="008F505A"/>
    <w:rsid w:val="0094056F"/>
    <w:rsid w:val="00944F72"/>
    <w:rsid w:val="00947404"/>
    <w:rsid w:val="009A41AA"/>
    <w:rsid w:val="009C7ED7"/>
    <w:rsid w:val="009E2CDC"/>
    <w:rsid w:val="009E4D92"/>
    <w:rsid w:val="009E5A16"/>
    <w:rsid w:val="009F55FD"/>
    <w:rsid w:val="00A27D3D"/>
    <w:rsid w:val="00A37F28"/>
    <w:rsid w:val="00A54B2F"/>
    <w:rsid w:val="00A97153"/>
    <w:rsid w:val="00AE6AF1"/>
    <w:rsid w:val="00AF0A76"/>
    <w:rsid w:val="00B04B42"/>
    <w:rsid w:val="00B11122"/>
    <w:rsid w:val="00B43B6F"/>
    <w:rsid w:val="00B50DBE"/>
    <w:rsid w:val="00B75171"/>
    <w:rsid w:val="00B75E8E"/>
    <w:rsid w:val="00BD398A"/>
    <w:rsid w:val="00BD7D35"/>
    <w:rsid w:val="00BF0AB6"/>
    <w:rsid w:val="00BF5F2B"/>
    <w:rsid w:val="00CE21D2"/>
    <w:rsid w:val="00CF4A33"/>
    <w:rsid w:val="00D14D55"/>
    <w:rsid w:val="00D3406C"/>
    <w:rsid w:val="00D93E32"/>
    <w:rsid w:val="00D975A5"/>
    <w:rsid w:val="00DB090A"/>
    <w:rsid w:val="00DB5ADF"/>
    <w:rsid w:val="00DC655D"/>
    <w:rsid w:val="00DD4224"/>
    <w:rsid w:val="00E15859"/>
    <w:rsid w:val="00E401E4"/>
    <w:rsid w:val="00E45B1F"/>
    <w:rsid w:val="00E45F2D"/>
    <w:rsid w:val="00E46BE2"/>
    <w:rsid w:val="00E573C2"/>
    <w:rsid w:val="00E64259"/>
    <w:rsid w:val="00E735EA"/>
    <w:rsid w:val="00E9132A"/>
    <w:rsid w:val="00E9175D"/>
    <w:rsid w:val="00EE37D5"/>
    <w:rsid w:val="00EF093F"/>
    <w:rsid w:val="00EF33E9"/>
    <w:rsid w:val="00EF7208"/>
    <w:rsid w:val="00F141EA"/>
    <w:rsid w:val="00F2492F"/>
    <w:rsid w:val="00F35333"/>
    <w:rsid w:val="00F363CF"/>
    <w:rsid w:val="00F561C5"/>
    <w:rsid w:val="00F90FCE"/>
    <w:rsid w:val="00FA20C5"/>
    <w:rsid w:val="00FA54BB"/>
    <w:rsid w:val="00FB12C3"/>
    <w:rsid w:val="00FB7BE5"/>
    <w:rsid w:val="00FC7389"/>
    <w:rsid w:val="00FE3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B4D25F7-B788-4999-A6A3-09946148E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E3A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B09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14D5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14D5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B5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64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259"/>
    <w:rPr>
      <w:rFonts w:ascii="Tahoma" w:hAnsi="Tahoma" w:cs="Tahoma"/>
      <w:sz w:val="16"/>
      <w:szCs w:val="16"/>
    </w:rPr>
  </w:style>
  <w:style w:type="paragraph" w:styleId="ListParagraph">
    <w:name w:val="List Paragraph"/>
    <w:basedOn w:val="Normal"/>
    <w:uiPriority w:val="34"/>
    <w:qFormat/>
    <w:rsid w:val="00264E03"/>
    <w:pPr>
      <w:ind w:left="720"/>
      <w:contextualSpacing/>
    </w:pPr>
  </w:style>
  <w:style w:type="character" w:customStyle="1" w:styleId="Heading2Char">
    <w:name w:val="Heading 2 Char"/>
    <w:basedOn w:val="DefaultParagraphFont"/>
    <w:link w:val="Heading2"/>
    <w:uiPriority w:val="9"/>
    <w:rsid w:val="00DB090A"/>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286B2B"/>
    <w:rPr>
      <w:color w:val="0000FF"/>
      <w:u w:val="single"/>
    </w:rPr>
  </w:style>
  <w:style w:type="paragraph" w:styleId="NormalWeb">
    <w:name w:val="Normal (Web)"/>
    <w:basedOn w:val="Normal"/>
    <w:uiPriority w:val="99"/>
    <w:semiHidden/>
    <w:unhideWhenUsed/>
    <w:rsid w:val="00A37F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32A16"/>
    <w:rPr>
      <w:b/>
      <w:bCs/>
    </w:rPr>
  </w:style>
  <w:style w:type="character" w:customStyle="1" w:styleId="Heading3Char">
    <w:name w:val="Heading 3 Char"/>
    <w:basedOn w:val="DefaultParagraphFont"/>
    <w:link w:val="Heading3"/>
    <w:uiPriority w:val="9"/>
    <w:semiHidden/>
    <w:rsid w:val="00D14D5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14D55"/>
    <w:rPr>
      <w:rFonts w:asciiTheme="majorHAnsi" w:eastAsiaTheme="majorEastAsia" w:hAnsiTheme="majorHAnsi" w:cstheme="majorBidi"/>
      <w:b/>
      <w:bCs/>
      <w:i/>
      <w:iCs/>
      <w:color w:val="4F81BD" w:themeColor="accent1"/>
    </w:rPr>
  </w:style>
  <w:style w:type="character" w:customStyle="1" w:styleId="hljs-keyword">
    <w:name w:val="hljs-keyword"/>
    <w:basedOn w:val="DefaultParagraphFont"/>
    <w:rsid w:val="00D14D55"/>
  </w:style>
  <w:style w:type="character" w:customStyle="1" w:styleId="hljs-title">
    <w:name w:val="hljs-title"/>
    <w:basedOn w:val="DefaultParagraphFont"/>
    <w:rsid w:val="00D14D55"/>
  </w:style>
  <w:style w:type="character" w:customStyle="1" w:styleId="hljs-number">
    <w:name w:val="hljs-number"/>
    <w:basedOn w:val="DefaultParagraphFont"/>
    <w:rsid w:val="00D14D55"/>
  </w:style>
  <w:style w:type="character" w:customStyle="1" w:styleId="Heading1Char">
    <w:name w:val="Heading 1 Char"/>
    <w:basedOn w:val="DefaultParagraphFont"/>
    <w:link w:val="Heading1"/>
    <w:uiPriority w:val="9"/>
    <w:rsid w:val="00FE3A8B"/>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3015">
      <w:bodyDiv w:val="1"/>
      <w:marLeft w:val="0"/>
      <w:marRight w:val="0"/>
      <w:marTop w:val="0"/>
      <w:marBottom w:val="0"/>
      <w:divBdr>
        <w:top w:val="none" w:sz="0" w:space="0" w:color="auto"/>
        <w:left w:val="none" w:sz="0" w:space="0" w:color="auto"/>
        <w:bottom w:val="none" w:sz="0" w:space="0" w:color="auto"/>
        <w:right w:val="none" w:sz="0" w:space="0" w:color="auto"/>
      </w:divBdr>
    </w:div>
    <w:div w:id="15155432">
      <w:bodyDiv w:val="1"/>
      <w:marLeft w:val="0"/>
      <w:marRight w:val="0"/>
      <w:marTop w:val="0"/>
      <w:marBottom w:val="0"/>
      <w:divBdr>
        <w:top w:val="none" w:sz="0" w:space="0" w:color="auto"/>
        <w:left w:val="none" w:sz="0" w:space="0" w:color="auto"/>
        <w:bottom w:val="none" w:sz="0" w:space="0" w:color="auto"/>
        <w:right w:val="none" w:sz="0" w:space="0" w:color="auto"/>
      </w:divBdr>
    </w:div>
    <w:div w:id="58097106">
      <w:bodyDiv w:val="1"/>
      <w:marLeft w:val="0"/>
      <w:marRight w:val="0"/>
      <w:marTop w:val="0"/>
      <w:marBottom w:val="0"/>
      <w:divBdr>
        <w:top w:val="none" w:sz="0" w:space="0" w:color="auto"/>
        <w:left w:val="none" w:sz="0" w:space="0" w:color="auto"/>
        <w:bottom w:val="none" w:sz="0" w:space="0" w:color="auto"/>
        <w:right w:val="none" w:sz="0" w:space="0" w:color="auto"/>
      </w:divBdr>
    </w:div>
    <w:div w:id="86923399">
      <w:bodyDiv w:val="1"/>
      <w:marLeft w:val="0"/>
      <w:marRight w:val="0"/>
      <w:marTop w:val="0"/>
      <w:marBottom w:val="0"/>
      <w:divBdr>
        <w:top w:val="none" w:sz="0" w:space="0" w:color="auto"/>
        <w:left w:val="none" w:sz="0" w:space="0" w:color="auto"/>
        <w:bottom w:val="none" w:sz="0" w:space="0" w:color="auto"/>
        <w:right w:val="none" w:sz="0" w:space="0" w:color="auto"/>
      </w:divBdr>
    </w:div>
    <w:div w:id="97219668">
      <w:bodyDiv w:val="1"/>
      <w:marLeft w:val="0"/>
      <w:marRight w:val="0"/>
      <w:marTop w:val="0"/>
      <w:marBottom w:val="0"/>
      <w:divBdr>
        <w:top w:val="none" w:sz="0" w:space="0" w:color="auto"/>
        <w:left w:val="none" w:sz="0" w:space="0" w:color="auto"/>
        <w:bottom w:val="none" w:sz="0" w:space="0" w:color="auto"/>
        <w:right w:val="none" w:sz="0" w:space="0" w:color="auto"/>
      </w:divBdr>
    </w:div>
    <w:div w:id="205724564">
      <w:bodyDiv w:val="1"/>
      <w:marLeft w:val="0"/>
      <w:marRight w:val="0"/>
      <w:marTop w:val="0"/>
      <w:marBottom w:val="0"/>
      <w:divBdr>
        <w:top w:val="none" w:sz="0" w:space="0" w:color="auto"/>
        <w:left w:val="none" w:sz="0" w:space="0" w:color="auto"/>
        <w:bottom w:val="none" w:sz="0" w:space="0" w:color="auto"/>
        <w:right w:val="none" w:sz="0" w:space="0" w:color="auto"/>
      </w:divBdr>
    </w:div>
    <w:div w:id="225915037">
      <w:bodyDiv w:val="1"/>
      <w:marLeft w:val="0"/>
      <w:marRight w:val="0"/>
      <w:marTop w:val="0"/>
      <w:marBottom w:val="0"/>
      <w:divBdr>
        <w:top w:val="none" w:sz="0" w:space="0" w:color="auto"/>
        <w:left w:val="none" w:sz="0" w:space="0" w:color="auto"/>
        <w:bottom w:val="none" w:sz="0" w:space="0" w:color="auto"/>
        <w:right w:val="none" w:sz="0" w:space="0" w:color="auto"/>
      </w:divBdr>
    </w:div>
    <w:div w:id="226692553">
      <w:bodyDiv w:val="1"/>
      <w:marLeft w:val="0"/>
      <w:marRight w:val="0"/>
      <w:marTop w:val="0"/>
      <w:marBottom w:val="0"/>
      <w:divBdr>
        <w:top w:val="none" w:sz="0" w:space="0" w:color="auto"/>
        <w:left w:val="none" w:sz="0" w:space="0" w:color="auto"/>
        <w:bottom w:val="none" w:sz="0" w:space="0" w:color="auto"/>
        <w:right w:val="none" w:sz="0" w:space="0" w:color="auto"/>
      </w:divBdr>
    </w:div>
    <w:div w:id="239608002">
      <w:bodyDiv w:val="1"/>
      <w:marLeft w:val="0"/>
      <w:marRight w:val="0"/>
      <w:marTop w:val="0"/>
      <w:marBottom w:val="0"/>
      <w:divBdr>
        <w:top w:val="none" w:sz="0" w:space="0" w:color="auto"/>
        <w:left w:val="none" w:sz="0" w:space="0" w:color="auto"/>
        <w:bottom w:val="none" w:sz="0" w:space="0" w:color="auto"/>
        <w:right w:val="none" w:sz="0" w:space="0" w:color="auto"/>
      </w:divBdr>
    </w:div>
    <w:div w:id="266618023">
      <w:bodyDiv w:val="1"/>
      <w:marLeft w:val="0"/>
      <w:marRight w:val="0"/>
      <w:marTop w:val="0"/>
      <w:marBottom w:val="0"/>
      <w:divBdr>
        <w:top w:val="none" w:sz="0" w:space="0" w:color="auto"/>
        <w:left w:val="none" w:sz="0" w:space="0" w:color="auto"/>
        <w:bottom w:val="none" w:sz="0" w:space="0" w:color="auto"/>
        <w:right w:val="none" w:sz="0" w:space="0" w:color="auto"/>
      </w:divBdr>
      <w:divsChild>
        <w:div w:id="1736972006">
          <w:blockQuote w:val="1"/>
          <w:marLeft w:val="0"/>
          <w:marRight w:val="0"/>
          <w:marTop w:val="0"/>
          <w:marBottom w:val="300"/>
          <w:divBdr>
            <w:top w:val="none" w:sz="0" w:space="0" w:color="auto"/>
            <w:left w:val="single" w:sz="36" w:space="15" w:color="FFC000"/>
            <w:bottom w:val="none" w:sz="0" w:space="0" w:color="auto"/>
            <w:right w:val="none" w:sz="0" w:space="0" w:color="auto"/>
          </w:divBdr>
        </w:div>
      </w:divsChild>
    </w:div>
    <w:div w:id="280262279">
      <w:bodyDiv w:val="1"/>
      <w:marLeft w:val="0"/>
      <w:marRight w:val="0"/>
      <w:marTop w:val="0"/>
      <w:marBottom w:val="0"/>
      <w:divBdr>
        <w:top w:val="none" w:sz="0" w:space="0" w:color="auto"/>
        <w:left w:val="none" w:sz="0" w:space="0" w:color="auto"/>
        <w:bottom w:val="none" w:sz="0" w:space="0" w:color="auto"/>
        <w:right w:val="none" w:sz="0" w:space="0" w:color="auto"/>
      </w:divBdr>
    </w:div>
    <w:div w:id="313489495">
      <w:bodyDiv w:val="1"/>
      <w:marLeft w:val="0"/>
      <w:marRight w:val="0"/>
      <w:marTop w:val="0"/>
      <w:marBottom w:val="0"/>
      <w:divBdr>
        <w:top w:val="none" w:sz="0" w:space="0" w:color="auto"/>
        <w:left w:val="none" w:sz="0" w:space="0" w:color="auto"/>
        <w:bottom w:val="none" w:sz="0" w:space="0" w:color="auto"/>
        <w:right w:val="none" w:sz="0" w:space="0" w:color="auto"/>
      </w:divBdr>
    </w:div>
    <w:div w:id="354582438">
      <w:bodyDiv w:val="1"/>
      <w:marLeft w:val="0"/>
      <w:marRight w:val="0"/>
      <w:marTop w:val="0"/>
      <w:marBottom w:val="0"/>
      <w:divBdr>
        <w:top w:val="none" w:sz="0" w:space="0" w:color="auto"/>
        <w:left w:val="none" w:sz="0" w:space="0" w:color="auto"/>
        <w:bottom w:val="none" w:sz="0" w:space="0" w:color="auto"/>
        <w:right w:val="none" w:sz="0" w:space="0" w:color="auto"/>
      </w:divBdr>
    </w:div>
    <w:div w:id="403797238">
      <w:bodyDiv w:val="1"/>
      <w:marLeft w:val="0"/>
      <w:marRight w:val="0"/>
      <w:marTop w:val="0"/>
      <w:marBottom w:val="0"/>
      <w:divBdr>
        <w:top w:val="none" w:sz="0" w:space="0" w:color="auto"/>
        <w:left w:val="none" w:sz="0" w:space="0" w:color="auto"/>
        <w:bottom w:val="none" w:sz="0" w:space="0" w:color="auto"/>
        <w:right w:val="none" w:sz="0" w:space="0" w:color="auto"/>
      </w:divBdr>
    </w:div>
    <w:div w:id="412898890">
      <w:bodyDiv w:val="1"/>
      <w:marLeft w:val="0"/>
      <w:marRight w:val="0"/>
      <w:marTop w:val="0"/>
      <w:marBottom w:val="0"/>
      <w:divBdr>
        <w:top w:val="none" w:sz="0" w:space="0" w:color="auto"/>
        <w:left w:val="none" w:sz="0" w:space="0" w:color="auto"/>
        <w:bottom w:val="none" w:sz="0" w:space="0" w:color="auto"/>
        <w:right w:val="none" w:sz="0" w:space="0" w:color="auto"/>
      </w:divBdr>
    </w:div>
    <w:div w:id="430204364">
      <w:bodyDiv w:val="1"/>
      <w:marLeft w:val="0"/>
      <w:marRight w:val="0"/>
      <w:marTop w:val="0"/>
      <w:marBottom w:val="0"/>
      <w:divBdr>
        <w:top w:val="none" w:sz="0" w:space="0" w:color="auto"/>
        <w:left w:val="none" w:sz="0" w:space="0" w:color="auto"/>
        <w:bottom w:val="none" w:sz="0" w:space="0" w:color="auto"/>
        <w:right w:val="none" w:sz="0" w:space="0" w:color="auto"/>
      </w:divBdr>
    </w:div>
    <w:div w:id="525601160">
      <w:bodyDiv w:val="1"/>
      <w:marLeft w:val="0"/>
      <w:marRight w:val="0"/>
      <w:marTop w:val="0"/>
      <w:marBottom w:val="0"/>
      <w:divBdr>
        <w:top w:val="none" w:sz="0" w:space="0" w:color="auto"/>
        <w:left w:val="none" w:sz="0" w:space="0" w:color="auto"/>
        <w:bottom w:val="none" w:sz="0" w:space="0" w:color="auto"/>
        <w:right w:val="none" w:sz="0" w:space="0" w:color="auto"/>
      </w:divBdr>
    </w:div>
    <w:div w:id="619000148">
      <w:bodyDiv w:val="1"/>
      <w:marLeft w:val="0"/>
      <w:marRight w:val="0"/>
      <w:marTop w:val="0"/>
      <w:marBottom w:val="0"/>
      <w:divBdr>
        <w:top w:val="none" w:sz="0" w:space="0" w:color="auto"/>
        <w:left w:val="none" w:sz="0" w:space="0" w:color="auto"/>
        <w:bottom w:val="none" w:sz="0" w:space="0" w:color="auto"/>
        <w:right w:val="none" w:sz="0" w:space="0" w:color="auto"/>
      </w:divBdr>
    </w:div>
    <w:div w:id="646978121">
      <w:bodyDiv w:val="1"/>
      <w:marLeft w:val="0"/>
      <w:marRight w:val="0"/>
      <w:marTop w:val="0"/>
      <w:marBottom w:val="0"/>
      <w:divBdr>
        <w:top w:val="none" w:sz="0" w:space="0" w:color="auto"/>
        <w:left w:val="none" w:sz="0" w:space="0" w:color="auto"/>
        <w:bottom w:val="none" w:sz="0" w:space="0" w:color="auto"/>
        <w:right w:val="none" w:sz="0" w:space="0" w:color="auto"/>
      </w:divBdr>
    </w:div>
    <w:div w:id="671030930">
      <w:bodyDiv w:val="1"/>
      <w:marLeft w:val="0"/>
      <w:marRight w:val="0"/>
      <w:marTop w:val="0"/>
      <w:marBottom w:val="0"/>
      <w:divBdr>
        <w:top w:val="none" w:sz="0" w:space="0" w:color="auto"/>
        <w:left w:val="none" w:sz="0" w:space="0" w:color="auto"/>
        <w:bottom w:val="none" w:sz="0" w:space="0" w:color="auto"/>
        <w:right w:val="none" w:sz="0" w:space="0" w:color="auto"/>
      </w:divBdr>
    </w:div>
    <w:div w:id="677999239">
      <w:bodyDiv w:val="1"/>
      <w:marLeft w:val="0"/>
      <w:marRight w:val="0"/>
      <w:marTop w:val="0"/>
      <w:marBottom w:val="0"/>
      <w:divBdr>
        <w:top w:val="none" w:sz="0" w:space="0" w:color="auto"/>
        <w:left w:val="none" w:sz="0" w:space="0" w:color="auto"/>
        <w:bottom w:val="none" w:sz="0" w:space="0" w:color="auto"/>
        <w:right w:val="none" w:sz="0" w:space="0" w:color="auto"/>
      </w:divBdr>
    </w:div>
    <w:div w:id="693841968">
      <w:bodyDiv w:val="1"/>
      <w:marLeft w:val="0"/>
      <w:marRight w:val="0"/>
      <w:marTop w:val="0"/>
      <w:marBottom w:val="0"/>
      <w:divBdr>
        <w:top w:val="none" w:sz="0" w:space="0" w:color="auto"/>
        <w:left w:val="none" w:sz="0" w:space="0" w:color="auto"/>
        <w:bottom w:val="none" w:sz="0" w:space="0" w:color="auto"/>
        <w:right w:val="none" w:sz="0" w:space="0" w:color="auto"/>
      </w:divBdr>
    </w:div>
    <w:div w:id="757677339">
      <w:bodyDiv w:val="1"/>
      <w:marLeft w:val="0"/>
      <w:marRight w:val="0"/>
      <w:marTop w:val="0"/>
      <w:marBottom w:val="0"/>
      <w:divBdr>
        <w:top w:val="none" w:sz="0" w:space="0" w:color="auto"/>
        <w:left w:val="none" w:sz="0" w:space="0" w:color="auto"/>
        <w:bottom w:val="none" w:sz="0" w:space="0" w:color="auto"/>
        <w:right w:val="none" w:sz="0" w:space="0" w:color="auto"/>
      </w:divBdr>
    </w:div>
    <w:div w:id="814950235">
      <w:bodyDiv w:val="1"/>
      <w:marLeft w:val="0"/>
      <w:marRight w:val="0"/>
      <w:marTop w:val="0"/>
      <w:marBottom w:val="0"/>
      <w:divBdr>
        <w:top w:val="none" w:sz="0" w:space="0" w:color="auto"/>
        <w:left w:val="none" w:sz="0" w:space="0" w:color="auto"/>
        <w:bottom w:val="none" w:sz="0" w:space="0" w:color="auto"/>
        <w:right w:val="none" w:sz="0" w:space="0" w:color="auto"/>
      </w:divBdr>
    </w:div>
    <w:div w:id="842628288">
      <w:bodyDiv w:val="1"/>
      <w:marLeft w:val="0"/>
      <w:marRight w:val="0"/>
      <w:marTop w:val="0"/>
      <w:marBottom w:val="0"/>
      <w:divBdr>
        <w:top w:val="none" w:sz="0" w:space="0" w:color="auto"/>
        <w:left w:val="none" w:sz="0" w:space="0" w:color="auto"/>
        <w:bottom w:val="none" w:sz="0" w:space="0" w:color="auto"/>
        <w:right w:val="none" w:sz="0" w:space="0" w:color="auto"/>
      </w:divBdr>
    </w:div>
    <w:div w:id="898326968">
      <w:bodyDiv w:val="1"/>
      <w:marLeft w:val="0"/>
      <w:marRight w:val="0"/>
      <w:marTop w:val="0"/>
      <w:marBottom w:val="0"/>
      <w:divBdr>
        <w:top w:val="none" w:sz="0" w:space="0" w:color="auto"/>
        <w:left w:val="none" w:sz="0" w:space="0" w:color="auto"/>
        <w:bottom w:val="none" w:sz="0" w:space="0" w:color="auto"/>
        <w:right w:val="none" w:sz="0" w:space="0" w:color="auto"/>
      </w:divBdr>
    </w:div>
    <w:div w:id="906650473">
      <w:bodyDiv w:val="1"/>
      <w:marLeft w:val="0"/>
      <w:marRight w:val="0"/>
      <w:marTop w:val="0"/>
      <w:marBottom w:val="0"/>
      <w:divBdr>
        <w:top w:val="none" w:sz="0" w:space="0" w:color="auto"/>
        <w:left w:val="none" w:sz="0" w:space="0" w:color="auto"/>
        <w:bottom w:val="none" w:sz="0" w:space="0" w:color="auto"/>
        <w:right w:val="none" w:sz="0" w:space="0" w:color="auto"/>
      </w:divBdr>
    </w:div>
    <w:div w:id="1023938662">
      <w:bodyDiv w:val="1"/>
      <w:marLeft w:val="0"/>
      <w:marRight w:val="0"/>
      <w:marTop w:val="0"/>
      <w:marBottom w:val="0"/>
      <w:divBdr>
        <w:top w:val="none" w:sz="0" w:space="0" w:color="auto"/>
        <w:left w:val="none" w:sz="0" w:space="0" w:color="auto"/>
        <w:bottom w:val="none" w:sz="0" w:space="0" w:color="auto"/>
        <w:right w:val="none" w:sz="0" w:space="0" w:color="auto"/>
      </w:divBdr>
    </w:div>
    <w:div w:id="1048261378">
      <w:bodyDiv w:val="1"/>
      <w:marLeft w:val="0"/>
      <w:marRight w:val="0"/>
      <w:marTop w:val="0"/>
      <w:marBottom w:val="0"/>
      <w:divBdr>
        <w:top w:val="none" w:sz="0" w:space="0" w:color="auto"/>
        <w:left w:val="none" w:sz="0" w:space="0" w:color="auto"/>
        <w:bottom w:val="none" w:sz="0" w:space="0" w:color="auto"/>
        <w:right w:val="none" w:sz="0" w:space="0" w:color="auto"/>
      </w:divBdr>
    </w:div>
    <w:div w:id="1119452809">
      <w:bodyDiv w:val="1"/>
      <w:marLeft w:val="0"/>
      <w:marRight w:val="0"/>
      <w:marTop w:val="0"/>
      <w:marBottom w:val="0"/>
      <w:divBdr>
        <w:top w:val="none" w:sz="0" w:space="0" w:color="auto"/>
        <w:left w:val="none" w:sz="0" w:space="0" w:color="auto"/>
        <w:bottom w:val="none" w:sz="0" w:space="0" w:color="auto"/>
        <w:right w:val="none" w:sz="0" w:space="0" w:color="auto"/>
      </w:divBdr>
    </w:div>
    <w:div w:id="1161115332">
      <w:bodyDiv w:val="1"/>
      <w:marLeft w:val="0"/>
      <w:marRight w:val="0"/>
      <w:marTop w:val="0"/>
      <w:marBottom w:val="0"/>
      <w:divBdr>
        <w:top w:val="none" w:sz="0" w:space="0" w:color="auto"/>
        <w:left w:val="none" w:sz="0" w:space="0" w:color="auto"/>
        <w:bottom w:val="none" w:sz="0" w:space="0" w:color="auto"/>
        <w:right w:val="none" w:sz="0" w:space="0" w:color="auto"/>
      </w:divBdr>
    </w:div>
    <w:div w:id="1162113695">
      <w:bodyDiv w:val="1"/>
      <w:marLeft w:val="0"/>
      <w:marRight w:val="0"/>
      <w:marTop w:val="0"/>
      <w:marBottom w:val="0"/>
      <w:divBdr>
        <w:top w:val="none" w:sz="0" w:space="0" w:color="auto"/>
        <w:left w:val="none" w:sz="0" w:space="0" w:color="auto"/>
        <w:bottom w:val="none" w:sz="0" w:space="0" w:color="auto"/>
        <w:right w:val="none" w:sz="0" w:space="0" w:color="auto"/>
      </w:divBdr>
    </w:div>
    <w:div w:id="1200708636">
      <w:bodyDiv w:val="1"/>
      <w:marLeft w:val="0"/>
      <w:marRight w:val="0"/>
      <w:marTop w:val="0"/>
      <w:marBottom w:val="0"/>
      <w:divBdr>
        <w:top w:val="none" w:sz="0" w:space="0" w:color="auto"/>
        <w:left w:val="none" w:sz="0" w:space="0" w:color="auto"/>
        <w:bottom w:val="none" w:sz="0" w:space="0" w:color="auto"/>
        <w:right w:val="none" w:sz="0" w:space="0" w:color="auto"/>
      </w:divBdr>
    </w:div>
    <w:div w:id="1203175965">
      <w:bodyDiv w:val="1"/>
      <w:marLeft w:val="0"/>
      <w:marRight w:val="0"/>
      <w:marTop w:val="0"/>
      <w:marBottom w:val="0"/>
      <w:divBdr>
        <w:top w:val="none" w:sz="0" w:space="0" w:color="auto"/>
        <w:left w:val="none" w:sz="0" w:space="0" w:color="auto"/>
        <w:bottom w:val="none" w:sz="0" w:space="0" w:color="auto"/>
        <w:right w:val="none" w:sz="0" w:space="0" w:color="auto"/>
      </w:divBdr>
    </w:div>
    <w:div w:id="1210260374">
      <w:bodyDiv w:val="1"/>
      <w:marLeft w:val="0"/>
      <w:marRight w:val="0"/>
      <w:marTop w:val="0"/>
      <w:marBottom w:val="0"/>
      <w:divBdr>
        <w:top w:val="none" w:sz="0" w:space="0" w:color="auto"/>
        <w:left w:val="none" w:sz="0" w:space="0" w:color="auto"/>
        <w:bottom w:val="none" w:sz="0" w:space="0" w:color="auto"/>
        <w:right w:val="none" w:sz="0" w:space="0" w:color="auto"/>
      </w:divBdr>
    </w:div>
    <w:div w:id="1210722620">
      <w:bodyDiv w:val="1"/>
      <w:marLeft w:val="0"/>
      <w:marRight w:val="0"/>
      <w:marTop w:val="0"/>
      <w:marBottom w:val="0"/>
      <w:divBdr>
        <w:top w:val="none" w:sz="0" w:space="0" w:color="auto"/>
        <w:left w:val="none" w:sz="0" w:space="0" w:color="auto"/>
        <w:bottom w:val="none" w:sz="0" w:space="0" w:color="auto"/>
        <w:right w:val="none" w:sz="0" w:space="0" w:color="auto"/>
      </w:divBdr>
    </w:div>
    <w:div w:id="1314062903">
      <w:bodyDiv w:val="1"/>
      <w:marLeft w:val="0"/>
      <w:marRight w:val="0"/>
      <w:marTop w:val="0"/>
      <w:marBottom w:val="0"/>
      <w:divBdr>
        <w:top w:val="none" w:sz="0" w:space="0" w:color="auto"/>
        <w:left w:val="none" w:sz="0" w:space="0" w:color="auto"/>
        <w:bottom w:val="none" w:sz="0" w:space="0" w:color="auto"/>
        <w:right w:val="none" w:sz="0" w:space="0" w:color="auto"/>
      </w:divBdr>
    </w:div>
    <w:div w:id="1318337213">
      <w:bodyDiv w:val="1"/>
      <w:marLeft w:val="0"/>
      <w:marRight w:val="0"/>
      <w:marTop w:val="0"/>
      <w:marBottom w:val="0"/>
      <w:divBdr>
        <w:top w:val="none" w:sz="0" w:space="0" w:color="auto"/>
        <w:left w:val="none" w:sz="0" w:space="0" w:color="auto"/>
        <w:bottom w:val="none" w:sz="0" w:space="0" w:color="auto"/>
        <w:right w:val="none" w:sz="0" w:space="0" w:color="auto"/>
      </w:divBdr>
    </w:div>
    <w:div w:id="1318341081">
      <w:bodyDiv w:val="1"/>
      <w:marLeft w:val="0"/>
      <w:marRight w:val="0"/>
      <w:marTop w:val="0"/>
      <w:marBottom w:val="0"/>
      <w:divBdr>
        <w:top w:val="none" w:sz="0" w:space="0" w:color="auto"/>
        <w:left w:val="none" w:sz="0" w:space="0" w:color="auto"/>
        <w:bottom w:val="none" w:sz="0" w:space="0" w:color="auto"/>
        <w:right w:val="none" w:sz="0" w:space="0" w:color="auto"/>
      </w:divBdr>
    </w:div>
    <w:div w:id="1444618492">
      <w:bodyDiv w:val="1"/>
      <w:marLeft w:val="0"/>
      <w:marRight w:val="0"/>
      <w:marTop w:val="0"/>
      <w:marBottom w:val="0"/>
      <w:divBdr>
        <w:top w:val="none" w:sz="0" w:space="0" w:color="auto"/>
        <w:left w:val="none" w:sz="0" w:space="0" w:color="auto"/>
        <w:bottom w:val="none" w:sz="0" w:space="0" w:color="auto"/>
        <w:right w:val="none" w:sz="0" w:space="0" w:color="auto"/>
      </w:divBdr>
    </w:div>
    <w:div w:id="1499685100">
      <w:bodyDiv w:val="1"/>
      <w:marLeft w:val="0"/>
      <w:marRight w:val="0"/>
      <w:marTop w:val="0"/>
      <w:marBottom w:val="0"/>
      <w:divBdr>
        <w:top w:val="none" w:sz="0" w:space="0" w:color="auto"/>
        <w:left w:val="none" w:sz="0" w:space="0" w:color="auto"/>
        <w:bottom w:val="none" w:sz="0" w:space="0" w:color="auto"/>
        <w:right w:val="none" w:sz="0" w:space="0" w:color="auto"/>
      </w:divBdr>
    </w:div>
    <w:div w:id="1609391482">
      <w:bodyDiv w:val="1"/>
      <w:marLeft w:val="0"/>
      <w:marRight w:val="0"/>
      <w:marTop w:val="0"/>
      <w:marBottom w:val="0"/>
      <w:divBdr>
        <w:top w:val="none" w:sz="0" w:space="0" w:color="auto"/>
        <w:left w:val="none" w:sz="0" w:space="0" w:color="auto"/>
        <w:bottom w:val="none" w:sz="0" w:space="0" w:color="auto"/>
        <w:right w:val="none" w:sz="0" w:space="0" w:color="auto"/>
      </w:divBdr>
    </w:div>
    <w:div w:id="1676885031">
      <w:bodyDiv w:val="1"/>
      <w:marLeft w:val="0"/>
      <w:marRight w:val="0"/>
      <w:marTop w:val="0"/>
      <w:marBottom w:val="0"/>
      <w:divBdr>
        <w:top w:val="none" w:sz="0" w:space="0" w:color="auto"/>
        <w:left w:val="none" w:sz="0" w:space="0" w:color="auto"/>
        <w:bottom w:val="none" w:sz="0" w:space="0" w:color="auto"/>
        <w:right w:val="none" w:sz="0" w:space="0" w:color="auto"/>
      </w:divBdr>
    </w:div>
    <w:div w:id="1823043450">
      <w:bodyDiv w:val="1"/>
      <w:marLeft w:val="0"/>
      <w:marRight w:val="0"/>
      <w:marTop w:val="0"/>
      <w:marBottom w:val="0"/>
      <w:divBdr>
        <w:top w:val="none" w:sz="0" w:space="0" w:color="auto"/>
        <w:left w:val="none" w:sz="0" w:space="0" w:color="auto"/>
        <w:bottom w:val="none" w:sz="0" w:space="0" w:color="auto"/>
        <w:right w:val="none" w:sz="0" w:space="0" w:color="auto"/>
      </w:divBdr>
    </w:div>
    <w:div w:id="1862669868">
      <w:bodyDiv w:val="1"/>
      <w:marLeft w:val="0"/>
      <w:marRight w:val="0"/>
      <w:marTop w:val="0"/>
      <w:marBottom w:val="0"/>
      <w:divBdr>
        <w:top w:val="none" w:sz="0" w:space="0" w:color="auto"/>
        <w:left w:val="none" w:sz="0" w:space="0" w:color="auto"/>
        <w:bottom w:val="none" w:sz="0" w:space="0" w:color="auto"/>
        <w:right w:val="none" w:sz="0" w:space="0" w:color="auto"/>
      </w:divBdr>
    </w:div>
    <w:div w:id="1911042087">
      <w:bodyDiv w:val="1"/>
      <w:marLeft w:val="0"/>
      <w:marRight w:val="0"/>
      <w:marTop w:val="0"/>
      <w:marBottom w:val="0"/>
      <w:divBdr>
        <w:top w:val="none" w:sz="0" w:space="0" w:color="auto"/>
        <w:left w:val="none" w:sz="0" w:space="0" w:color="auto"/>
        <w:bottom w:val="none" w:sz="0" w:space="0" w:color="auto"/>
        <w:right w:val="none" w:sz="0" w:space="0" w:color="auto"/>
      </w:divBdr>
    </w:div>
    <w:div w:id="1947688977">
      <w:bodyDiv w:val="1"/>
      <w:marLeft w:val="0"/>
      <w:marRight w:val="0"/>
      <w:marTop w:val="0"/>
      <w:marBottom w:val="0"/>
      <w:divBdr>
        <w:top w:val="none" w:sz="0" w:space="0" w:color="auto"/>
        <w:left w:val="none" w:sz="0" w:space="0" w:color="auto"/>
        <w:bottom w:val="none" w:sz="0" w:space="0" w:color="auto"/>
        <w:right w:val="none" w:sz="0" w:space="0" w:color="auto"/>
      </w:divBdr>
    </w:div>
    <w:div w:id="2029483223">
      <w:bodyDiv w:val="1"/>
      <w:marLeft w:val="0"/>
      <w:marRight w:val="0"/>
      <w:marTop w:val="0"/>
      <w:marBottom w:val="0"/>
      <w:divBdr>
        <w:top w:val="none" w:sz="0" w:space="0" w:color="auto"/>
        <w:left w:val="none" w:sz="0" w:space="0" w:color="auto"/>
        <w:bottom w:val="none" w:sz="0" w:space="0" w:color="auto"/>
        <w:right w:val="none" w:sz="0" w:space="0" w:color="auto"/>
      </w:divBdr>
    </w:div>
    <w:div w:id="2044357419">
      <w:bodyDiv w:val="1"/>
      <w:marLeft w:val="0"/>
      <w:marRight w:val="0"/>
      <w:marTop w:val="0"/>
      <w:marBottom w:val="0"/>
      <w:divBdr>
        <w:top w:val="none" w:sz="0" w:space="0" w:color="auto"/>
        <w:left w:val="none" w:sz="0" w:space="0" w:color="auto"/>
        <w:bottom w:val="none" w:sz="0" w:space="0" w:color="auto"/>
        <w:right w:val="none" w:sz="0" w:space="0" w:color="auto"/>
      </w:divBdr>
    </w:div>
    <w:div w:id="2053725441">
      <w:bodyDiv w:val="1"/>
      <w:marLeft w:val="0"/>
      <w:marRight w:val="0"/>
      <w:marTop w:val="0"/>
      <w:marBottom w:val="0"/>
      <w:divBdr>
        <w:top w:val="none" w:sz="0" w:space="0" w:color="auto"/>
        <w:left w:val="none" w:sz="0" w:space="0" w:color="auto"/>
        <w:bottom w:val="none" w:sz="0" w:space="0" w:color="auto"/>
        <w:right w:val="none" w:sz="0" w:space="0" w:color="auto"/>
      </w:divBdr>
    </w:div>
    <w:div w:id="2063599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www.howkteam.vn/course/lap-trinh-oop-voi-c/class-trong-lap-trinh-huong-doi-tuong-1370" TargetMode="External"/><Relationship Id="rId7" Type="http://schemas.openxmlformats.org/officeDocument/2006/relationships/hyperlink" Target="https://toidicodedao.com/2015/01/22/series-c-hay-ho-nhung-dieu-thu-vi-trong-c-phan-1/"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www.howkteam.vn/course/khoa-hoc-lap-trinh-c-can-ban/regular-expression-trong-c-1427" TargetMode="External"/><Relationship Id="rId38" Type="http://schemas.openxmlformats.org/officeDocument/2006/relationships/hyperlink" Target="https://www.howkteam.vn/course/lap-trinh-oop-voi-c/da-hinh-trong-lap-trinh-huong-doi-tuong-138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howkteam.vn/course/khoa-hoc-lap-trinh-c-can-ban/mang-nhieu-chieu-trong-lap-trinh-c-co-ban-1136"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toidicodedao.com/2015/03/26/series-c-hay-ho-linq/"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howkteam.vn/redirect?Id=Y%2fHKZv6fbvNJnzXtx4Ic0n3nY4TfYJWT9kAQx46uZ%2f2tQYJMsmQ%2bEzebTh%2bkcLi4ISp4vKw0VlC28mrvwfeB0Uc0WGVxZbqC4w4fuRcirRdM%2fZt3WQp74U3%2f%2bMag3scNnAdOtdkwGQIJH6sKKjW60g%3d%3d" TargetMode="External"/><Relationship Id="rId37" Type="http://schemas.openxmlformats.org/officeDocument/2006/relationships/hyperlink" Target="https://www.howkteam.vn/redirect?Id=Y%2fHKZv6fbvNJnzXtx4Ic0n3nY4TfYJWT9kAQx46uZ%2f2tQYJMsmQ%2bEzebTh%2bkcLi4kzga29T%2fZF1oa%2fvFvOaP7LQjuN60OMxbHr1KjlYIWSDBTyhzjUFpuYMp1Pq%2bCttOGZ5Gl7%2fEBjbJWfG4DrrYUg%3d%3d"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howkteam.vn/redirect?Id=Y%2fHKZv6fbvNJnzXtx4Ic0rZRqPOVzQSxG20E6RGIOYH2ztT5H01j3ihV01MA5mugoAL0u3PcjNdChSHRV0wc0BkVeflYwdzDfL2nyGBnSfGwDQ1dSv2WBaFRyZdAe8e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howkteam.vn/redirect?Id=Y%2fHKZv6fbvNJnzXtx4Ic0rZRqPOVzQSxG20E6RGIOYH2ztT5H01j3ihV01MA5mugoAL0u3PcjNdChSHRV0wc0BkVeflYwdzDfL2nyGBnSfGwDQ1dSv2WBaFRyZdAe8e6" TargetMode="External"/><Relationship Id="rId35" Type="http://schemas.openxmlformats.org/officeDocument/2006/relationships/image" Target="media/image21.png"/><Relationship Id="rId8" Type="http://schemas.openxmlformats.org/officeDocument/2006/relationships/hyperlink" Target="https://toidicodedao.com/2015/01/22/series-c-hay-ho-nhung-dieu-thu-vi-trong-c-phan-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66E534-8481-49CB-A436-4AAC5B483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26</Pages>
  <Words>3243</Words>
  <Characters>18486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King Kong</dc:creator>
  <cp:keywords/>
  <dc:description/>
  <cp:lastModifiedBy>Khanh King Kong</cp:lastModifiedBy>
  <cp:revision>82</cp:revision>
  <dcterms:created xsi:type="dcterms:W3CDTF">2020-05-25T10:54:00Z</dcterms:created>
  <dcterms:modified xsi:type="dcterms:W3CDTF">2020-07-29T18:17:00Z</dcterms:modified>
</cp:coreProperties>
</file>